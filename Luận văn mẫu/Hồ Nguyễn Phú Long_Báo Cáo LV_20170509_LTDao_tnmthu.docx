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10E5C7D" w14:textId="77777777" w:rsidR="00B93EF0" w:rsidRPr="00A03B6C" w:rsidRDefault="00F4357F" w:rsidP="00C83B02">
      <w:pPr>
        <w:spacing w:line="288" w:lineRule="auto"/>
        <w:jc w:val="center"/>
        <w:rPr>
          <w:sz w:val="28"/>
          <w:szCs w:val="28"/>
          <w:lang w:val="es-ES"/>
        </w:rPr>
      </w:pPr>
      <w:r w:rsidRPr="00A03B6C">
        <w:rPr>
          <w:sz w:val="28"/>
          <w:szCs w:val="28"/>
          <w:lang w:val="es-ES"/>
        </w:rPr>
        <w:t>BỘ GIÁO DỤC VÀ ĐÀO TẠO</w:t>
      </w:r>
    </w:p>
    <w:p w14:paraId="6EFEF376" w14:textId="77777777" w:rsidR="00B93EF0" w:rsidRPr="00A03B6C" w:rsidRDefault="00F4357F" w:rsidP="001C4434">
      <w:pPr>
        <w:spacing w:line="288" w:lineRule="auto"/>
        <w:jc w:val="center"/>
        <w:rPr>
          <w:b/>
          <w:bCs/>
          <w:sz w:val="28"/>
          <w:szCs w:val="28"/>
          <w:lang w:val="es-ES"/>
        </w:rPr>
      </w:pPr>
      <w:r w:rsidRPr="00A03B6C">
        <w:rPr>
          <w:b/>
          <w:bCs/>
          <w:sz w:val="28"/>
          <w:szCs w:val="28"/>
          <w:lang w:val="es-ES"/>
        </w:rPr>
        <w:t>TRƯỜNG ĐẠI HỌC CẦN THƠ</w:t>
      </w:r>
    </w:p>
    <w:p w14:paraId="45CEDDB8" w14:textId="77777777" w:rsidR="004700EA" w:rsidRPr="00A03B6C" w:rsidRDefault="00F4357F" w:rsidP="00F33E0B">
      <w:pPr>
        <w:spacing w:line="288" w:lineRule="auto"/>
        <w:jc w:val="center"/>
        <w:rPr>
          <w:b/>
          <w:sz w:val="28"/>
          <w:szCs w:val="28"/>
          <w:lang w:val="es-ES"/>
        </w:rPr>
      </w:pPr>
      <w:r w:rsidRPr="00A03B6C">
        <w:rPr>
          <w:b/>
          <w:sz w:val="28"/>
          <w:szCs w:val="28"/>
          <w:lang w:val="es-ES"/>
        </w:rPr>
        <w:t>KHOA CÔNG NGHỆ THÔNG TIN &amp; TRUYỀN THÔNG</w:t>
      </w:r>
    </w:p>
    <w:p w14:paraId="2C1CAC65" w14:textId="77777777" w:rsidR="00F4357F" w:rsidRPr="00A03B6C" w:rsidRDefault="00F4357F" w:rsidP="004700EA">
      <w:pPr>
        <w:jc w:val="center"/>
        <w:rPr>
          <w:b/>
          <w:sz w:val="40"/>
          <w:szCs w:val="40"/>
          <w:lang w:val="es-ES"/>
        </w:rPr>
      </w:pPr>
      <w:r w:rsidRPr="00A03B6C">
        <w:rPr>
          <w:b/>
          <w:sz w:val="40"/>
          <w:szCs w:val="40"/>
          <w:lang w:val="es-ES"/>
        </w:rPr>
        <w:sym w:font="Wingdings" w:char="F09A"/>
      </w:r>
      <w:r w:rsidRPr="00A03B6C">
        <w:rPr>
          <w:b/>
          <w:sz w:val="40"/>
          <w:szCs w:val="40"/>
          <w:lang w:val="es-ES"/>
        </w:rPr>
        <w:t xml:space="preserve"> </w:t>
      </w:r>
      <w:r w:rsidRPr="00A03B6C">
        <w:rPr>
          <w:b/>
          <w:sz w:val="40"/>
          <w:szCs w:val="40"/>
          <w:lang w:val="es-ES"/>
        </w:rPr>
        <w:sym w:font="Wingdings" w:char="F026"/>
      </w:r>
      <w:r w:rsidRPr="00A03B6C">
        <w:rPr>
          <w:b/>
          <w:sz w:val="40"/>
          <w:szCs w:val="40"/>
          <w:lang w:val="es-ES"/>
        </w:rPr>
        <w:t xml:space="preserve"> </w:t>
      </w:r>
      <w:r w:rsidRPr="00A03B6C">
        <w:rPr>
          <w:b/>
          <w:sz w:val="40"/>
          <w:szCs w:val="40"/>
          <w:lang w:val="es-ES"/>
        </w:rPr>
        <w:sym w:font="Wingdings" w:char="F09B"/>
      </w:r>
    </w:p>
    <w:p w14:paraId="630E5C48" w14:textId="77777777" w:rsidR="00F4357F" w:rsidRPr="00A03B6C" w:rsidRDefault="00F4357F" w:rsidP="004700EA">
      <w:pPr>
        <w:jc w:val="center"/>
        <w:rPr>
          <w:lang w:val="es-ES"/>
        </w:rPr>
      </w:pPr>
    </w:p>
    <w:p w14:paraId="38F71BD6" w14:textId="77777777" w:rsidR="004700EA" w:rsidRPr="00A03B6C" w:rsidRDefault="00F33E0B" w:rsidP="004700EA">
      <w:pPr>
        <w:jc w:val="center"/>
        <w:rPr>
          <w:lang w:val="es-ES"/>
        </w:rPr>
      </w:pPr>
      <w:r w:rsidRPr="00A03B6C">
        <w:rPr>
          <w:noProof/>
          <w:lang w:val="vi-VN" w:eastAsia="vi-VN"/>
        </w:rPr>
        <w:drawing>
          <wp:inline distT="0" distB="0" distL="0" distR="0" wp14:anchorId="64D68FB9" wp14:editId="1654A272">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7AF3A6DF" w14:textId="77777777" w:rsidR="004700EA" w:rsidRPr="00A03B6C" w:rsidRDefault="004700EA" w:rsidP="004700EA">
      <w:pPr>
        <w:jc w:val="center"/>
        <w:rPr>
          <w:lang w:val="es-ES"/>
        </w:rPr>
      </w:pPr>
    </w:p>
    <w:p w14:paraId="7055B9D0" w14:textId="77777777" w:rsidR="004700EA" w:rsidRPr="00A03B6C" w:rsidRDefault="004700EA" w:rsidP="00F33E0B">
      <w:pPr>
        <w:rPr>
          <w:lang w:val="es-ES"/>
        </w:rPr>
      </w:pPr>
    </w:p>
    <w:p w14:paraId="23C643B2" w14:textId="77777777" w:rsidR="00E352BB" w:rsidRPr="00A03B6C" w:rsidRDefault="00E352BB" w:rsidP="00883020">
      <w:pPr>
        <w:ind w:left="284"/>
        <w:jc w:val="center"/>
        <w:rPr>
          <w:lang w:val="es-ES"/>
        </w:rPr>
      </w:pPr>
    </w:p>
    <w:p w14:paraId="081FC322" w14:textId="77777777" w:rsidR="00B93EF0" w:rsidRPr="00A03B6C" w:rsidRDefault="00F4357F" w:rsidP="004700EA">
      <w:pPr>
        <w:jc w:val="center"/>
        <w:rPr>
          <w:b/>
          <w:bCs/>
          <w:sz w:val="28"/>
          <w:szCs w:val="28"/>
          <w:lang w:val="es-ES"/>
        </w:rPr>
      </w:pPr>
      <w:r w:rsidRPr="00A03B6C">
        <w:rPr>
          <w:b/>
          <w:bCs/>
          <w:sz w:val="28"/>
          <w:szCs w:val="28"/>
          <w:lang w:val="es-ES"/>
        </w:rPr>
        <w:t>LUẬN VĂN TỐT NGHIỆP ĐẠI HỌC</w:t>
      </w:r>
    </w:p>
    <w:p w14:paraId="458D9D0F" w14:textId="77777777" w:rsidR="00F4357F" w:rsidRPr="00A03B6C" w:rsidRDefault="00F4357F" w:rsidP="004700EA">
      <w:pPr>
        <w:jc w:val="center"/>
        <w:rPr>
          <w:b/>
          <w:bCs/>
          <w:sz w:val="30"/>
          <w:szCs w:val="30"/>
          <w:lang w:val="es-ES"/>
        </w:rPr>
      </w:pPr>
      <w:r w:rsidRPr="00A03B6C">
        <w:rPr>
          <w:b/>
          <w:bCs/>
          <w:sz w:val="30"/>
          <w:szCs w:val="30"/>
          <w:lang w:val="es-ES"/>
        </w:rPr>
        <w:t>NGÀNH KHOA HỌC MÁY TÍNH</w:t>
      </w:r>
    </w:p>
    <w:p w14:paraId="64CF1AA5" w14:textId="77777777" w:rsidR="00F4357F" w:rsidRPr="00A03B6C" w:rsidRDefault="00F4357F" w:rsidP="004700EA">
      <w:pPr>
        <w:jc w:val="center"/>
        <w:rPr>
          <w:sz w:val="28"/>
          <w:szCs w:val="28"/>
          <w:lang w:val="es-ES" w:eastAsia="en-GB"/>
        </w:rPr>
      </w:pPr>
    </w:p>
    <w:p w14:paraId="783E0FBE" w14:textId="77777777" w:rsidR="00F4357F" w:rsidRPr="00A03B6C" w:rsidRDefault="00F4357F" w:rsidP="004700EA">
      <w:pPr>
        <w:jc w:val="center"/>
        <w:rPr>
          <w:b/>
          <w:bCs/>
          <w:sz w:val="28"/>
          <w:szCs w:val="28"/>
          <w:lang w:val="es-ES" w:eastAsia="en-GB"/>
        </w:rPr>
      </w:pPr>
    </w:p>
    <w:p w14:paraId="7FEEEA20" w14:textId="77777777" w:rsidR="00F4357F" w:rsidRPr="00A03B6C" w:rsidRDefault="00F4357F" w:rsidP="004700EA">
      <w:pPr>
        <w:jc w:val="center"/>
        <w:rPr>
          <w:b/>
          <w:bCs/>
          <w:sz w:val="28"/>
          <w:szCs w:val="28"/>
          <w:lang w:val="es-ES" w:eastAsia="en-GB"/>
        </w:rPr>
      </w:pPr>
    </w:p>
    <w:p w14:paraId="0B98C271" w14:textId="77777777" w:rsidR="00F4357F" w:rsidRPr="00A03B6C" w:rsidRDefault="00F4357F" w:rsidP="004700EA">
      <w:pPr>
        <w:jc w:val="center"/>
        <w:rPr>
          <w:b/>
          <w:bCs/>
          <w:sz w:val="28"/>
          <w:szCs w:val="28"/>
          <w:lang w:val="es-ES" w:eastAsia="en-GB"/>
        </w:rPr>
      </w:pPr>
    </w:p>
    <w:p w14:paraId="7E68236B" w14:textId="77777777" w:rsidR="00F4357F" w:rsidRPr="00A03B6C" w:rsidRDefault="00F4357F" w:rsidP="004700EA">
      <w:pPr>
        <w:jc w:val="center"/>
        <w:rPr>
          <w:b/>
          <w:bCs/>
          <w:sz w:val="32"/>
          <w:szCs w:val="32"/>
          <w:lang w:val="es-ES"/>
        </w:rPr>
      </w:pPr>
      <w:r w:rsidRPr="00A03B6C">
        <w:rPr>
          <w:b/>
          <w:bCs/>
          <w:sz w:val="32"/>
          <w:szCs w:val="32"/>
          <w:lang w:val="es-ES"/>
        </w:rPr>
        <w:t>Đề tài</w:t>
      </w:r>
    </w:p>
    <w:p w14:paraId="7C23ACD0" w14:textId="77777777" w:rsidR="00F4357F" w:rsidRPr="00A03B6C" w:rsidRDefault="00F4357F" w:rsidP="004700EA">
      <w:pPr>
        <w:jc w:val="center"/>
        <w:rPr>
          <w:b/>
          <w:bCs/>
          <w:sz w:val="32"/>
          <w:szCs w:val="32"/>
          <w:lang w:val="es-ES"/>
        </w:rPr>
      </w:pPr>
    </w:p>
    <w:p w14:paraId="7FA9ABF5" w14:textId="194CFB4F" w:rsidR="006B7920" w:rsidRPr="00A03B6C" w:rsidRDefault="006B7920" w:rsidP="006B7920">
      <w:pPr>
        <w:jc w:val="center"/>
        <w:rPr>
          <w:b/>
          <w:sz w:val="40"/>
          <w:szCs w:val="40"/>
          <w:lang w:val="es-ES"/>
        </w:rPr>
      </w:pPr>
      <w:r w:rsidRPr="00A03B6C">
        <w:rPr>
          <w:b/>
          <w:sz w:val="40"/>
          <w:szCs w:val="40"/>
          <w:lang w:val="es-ES"/>
        </w:rPr>
        <w:t xml:space="preserve">TRỢ LÝ ẢO PHỤC VỤ CÔNG TÁC </w:t>
      </w:r>
      <w:r w:rsidR="00321ADB">
        <w:rPr>
          <w:b/>
          <w:sz w:val="40"/>
          <w:szCs w:val="40"/>
          <w:lang w:val="es-ES"/>
        </w:rPr>
        <w:br/>
      </w:r>
      <w:r w:rsidRPr="00A03B6C">
        <w:rPr>
          <w:b/>
          <w:sz w:val="40"/>
          <w:szCs w:val="40"/>
          <w:lang w:val="es-ES"/>
        </w:rPr>
        <w:t>THEO DÕI CÁC GÓI THẦU</w:t>
      </w:r>
    </w:p>
    <w:p w14:paraId="2B36D4B6" w14:textId="77777777" w:rsidR="00F4357F" w:rsidRPr="00A03B6C" w:rsidRDefault="00F4357F" w:rsidP="004700EA">
      <w:pPr>
        <w:jc w:val="center"/>
        <w:rPr>
          <w:b/>
          <w:bCs/>
          <w:sz w:val="28"/>
          <w:szCs w:val="28"/>
          <w:lang w:val="es-ES" w:eastAsia="en-GB"/>
        </w:rPr>
      </w:pPr>
    </w:p>
    <w:p w14:paraId="718B0396" w14:textId="77777777" w:rsidR="00F4357F" w:rsidRPr="00A03B6C" w:rsidRDefault="00F4357F" w:rsidP="00F33E0B">
      <w:pPr>
        <w:rPr>
          <w:b/>
          <w:bCs/>
          <w:sz w:val="28"/>
          <w:szCs w:val="28"/>
          <w:lang w:val="es-ES" w:eastAsia="en-GB"/>
        </w:rPr>
      </w:pPr>
    </w:p>
    <w:p w14:paraId="7D15778B" w14:textId="77777777" w:rsidR="00F33E0B" w:rsidRPr="00A03B6C" w:rsidRDefault="00F33E0B" w:rsidP="00F33E0B">
      <w:pPr>
        <w:rPr>
          <w:b/>
          <w:bCs/>
          <w:sz w:val="28"/>
          <w:szCs w:val="28"/>
          <w:lang w:val="es-ES" w:eastAsia="en-GB"/>
        </w:rPr>
      </w:pPr>
    </w:p>
    <w:p w14:paraId="3B97F89F" w14:textId="77777777" w:rsidR="00D2078E" w:rsidRPr="00A03B6C" w:rsidRDefault="00D2078E" w:rsidP="00F33E0B">
      <w:pPr>
        <w:rPr>
          <w:b/>
          <w:bCs/>
          <w:sz w:val="28"/>
          <w:szCs w:val="28"/>
          <w:lang w:val="es-ES" w:eastAsia="en-GB"/>
        </w:rPr>
      </w:pPr>
    </w:p>
    <w:p w14:paraId="5029BF9B" w14:textId="77777777" w:rsidR="00F33E0B" w:rsidRPr="00A03B6C" w:rsidRDefault="00F33E0B" w:rsidP="00F33E0B">
      <w:pPr>
        <w:rPr>
          <w:b/>
          <w:bCs/>
          <w:sz w:val="28"/>
          <w:szCs w:val="28"/>
          <w:lang w:val="es-ES" w:eastAsia="en-GB"/>
        </w:rPr>
      </w:pPr>
    </w:p>
    <w:p w14:paraId="6CA880F6" w14:textId="77777777" w:rsidR="00D2078E" w:rsidRPr="00A03B6C" w:rsidRDefault="00D2078E" w:rsidP="00F33E0B">
      <w:pPr>
        <w:rPr>
          <w:b/>
          <w:bCs/>
          <w:sz w:val="28"/>
          <w:szCs w:val="28"/>
          <w:lang w:val="es-ES" w:eastAsia="en-GB"/>
        </w:rPr>
      </w:pPr>
    </w:p>
    <w:p w14:paraId="17684D8A" w14:textId="77777777" w:rsidR="00F4357F" w:rsidRPr="00A03B6C" w:rsidRDefault="00F4357F" w:rsidP="004700EA">
      <w:pPr>
        <w:jc w:val="center"/>
        <w:rPr>
          <w:b/>
          <w:bCs/>
          <w:sz w:val="28"/>
          <w:szCs w:val="28"/>
          <w:lang w:val="es-ES" w:eastAsia="en-GB"/>
        </w:rPr>
      </w:pPr>
    </w:p>
    <w:p w14:paraId="17735777" w14:textId="21A47401" w:rsidR="00C83B02" w:rsidRPr="00A03B6C" w:rsidRDefault="00EF70F5" w:rsidP="00D2078E">
      <w:pPr>
        <w:jc w:val="center"/>
        <w:rPr>
          <w:b/>
          <w:bCs/>
          <w:sz w:val="30"/>
          <w:szCs w:val="30"/>
          <w:lang w:val="es-ES"/>
        </w:rPr>
      </w:pPr>
      <w:r w:rsidRPr="00A03B6C">
        <w:rPr>
          <w:b/>
          <w:bCs/>
          <w:sz w:val="30"/>
          <w:szCs w:val="30"/>
          <w:lang w:val="es-ES"/>
        </w:rPr>
        <w:t>Sinh viên thực hiện:</w:t>
      </w:r>
      <w:r w:rsidR="00F33E0B" w:rsidRPr="00A03B6C">
        <w:rPr>
          <w:b/>
          <w:bCs/>
          <w:sz w:val="30"/>
          <w:szCs w:val="30"/>
          <w:lang w:val="es-ES"/>
        </w:rPr>
        <w:t xml:space="preserve"> </w:t>
      </w:r>
      <w:r w:rsidR="00EA7DEC" w:rsidRPr="00A03B6C">
        <w:rPr>
          <w:b/>
          <w:bCs/>
          <w:sz w:val="30"/>
          <w:szCs w:val="30"/>
          <w:lang w:val="es-ES"/>
        </w:rPr>
        <w:t>Hồ Nguyễn Phú Long</w:t>
      </w:r>
    </w:p>
    <w:p w14:paraId="3EEF29C7" w14:textId="423B3685" w:rsidR="00F33E0B" w:rsidRPr="00A03B6C" w:rsidRDefault="00EF70F5" w:rsidP="00D2078E">
      <w:pPr>
        <w:jc w:val="center"/>
        <w:rPr>
          <w:b/>
          <w:bCs/>
          <w:sz w:val="30"/>
          <w:szCs w:val="30"/>
          <w:lang w:val="es-ES"/>
        </w:rPr>
      </w:pPr>
      <w:r w:rsidRPr="00A03B6C">
        <w:rPr>
          <w:b/>
          <w:bCs/>
          <w:sz w:val="30"/>
          <w:szCs w:val="30"/>
          <w:lang w:val="es-ES"/>
        </w:rPr>
        <w:t xml:space="preserve">Mã số: </w:t>
      </w:r>
      <w:r w:rsidR="00EA7DEC" w:rsidRPr="00A03B6C">
        <w:rPr>
          <w:b/>
          <w:bCs/>
          <w:sz w:val="30"/>
          <w:szCs w:val="30"/>
          <w:lang w:val="es-ES"/>
        </w:rPr>
        <w:t>B1310417</w:t>
      </w:r>
    </w:p>
    <w:p w14:paraId="78227DF2" w14:textId="3F7AA02A" w:rsidR="00F4357F" w:rsidRPr="00A03B6C" w:rsidRDefault="009C2C9A" w:rsidP="00D2078E">
      <w:pPr>
        <w:jc w:val="center"/>
        <w:rPr>
          <w:b/>
          <w:bCs/>
          <w:sz w:val="30"/>
          <w:szCs w:val="30"/>
          <w:lang w:val="es-ES"/>
        </w:rPr>
      </w:pPr>
      <w:r>
        <w:rPr>
          <w:b/>
          <w:bCs/>
          <w:sz w:val="30"/>
          <w:szCs w:val="30"/>
          <w:lang w:val="es-ES"/>
        </w:rPr>
        <w:t>Khóa</w:t>
      </w:r>
      <w:r w:rsidR="00F4357F" w:rsidRPr="00A03B6C">
        <w:rPr>
          <w:b/>
          <w:bCs/>
          <w:sz w:val="30"/>
          <w:szCs w:val="30"/>
          <w:lang w:val="es-ES"/>
        </w:rPr>
        <w:t xml:space="preserve">: </w:t>
      </w:r>
      <w:r w:rsidR="00EA7DEC" w:rsidRPr="00A03B6C">
        <w:rPr>
          <w:b/>
          <w:bCs/>
          <w:sz w:val="30"/>
          <w:szCs w:val="30"/>
          <w:lang w:val="es-ES"/>
        </w:rPr>
        <w:t>39</w:t>
      </w:r>
    </w:p>
    <w:p w14:paraId="5E46B821" w14:textId="77777777" w:rsidR="00F4357F" w:rsidRPr="00A03B6C" w:rsidRDefault="00F4357F" w:rsidP="004700EA">
      <w:pPr>
        <w:jc w:val="center"/>
        <w:rPr>
          <w:b/>
          <w:bCs/>
          <w:sz w:val="28"/>
          <w:szCs w:val="28"/>
          <w:lang w:val="es-ES" w:eastAsia="en-GB"/>
        </w:rPr>
      </w:pPr>
    </w:p>
    <w:p w14:paraId="5A12B6B5" w14:textId="77777777" w:rsidR="00F33E0B" w:rsidRPr="00A03B6C" w:rsidRDefault="00F33E0B" w:rsidP="004700EA">
      <w:pPr>
        <w:jc w:val="center"/>
        <w:rPr>
          <w:b/>
          <w:bCs/>
          <w:sz w:val="28"/>
          <w:szCs w:val="28"/>
          <w:lang w:val="es-ES" w:eastAsia="en-GB"/>
        </w:rPr>
      </w:pPr>
    </w:p>
    <w:p w14:paraId="1AF82D1A" w14:textId="77777777" w:rsidR="00EF70F5" w:rsidRPr="00A03B6C" w:rsidRDefault="00EF70F5" w:rsidP="004700EA">
      <w:pPr>
        <w:jc w:val="center"/>
        <w:rPr>
          <w:b/>
          <w:bCs/>
          <w:sz w:val="28"/>
          <w:szCs w:val="28"/>
          <w:lang w:val="es-ES" w:eastAsia="en-GB"/>
        </w:rPr>
      </w:pPr>
    </w:p>
    <w:p w14:paraId="3DE6EEC6" w14:textId="77777777" w:rsidR="00F33E0B" w:rsidRPr="00A03B6C" w:rsidRDefault="00F33E0B" w:rsidP="00642313">
      <w:pPr>
        <w:rPr>
          <w:b/>
          <w:bCs/>
          <w:sz w:val="28"/>
          <w:szCs w:val="28"/>
          <w:lang w:val="es-ES" w:eastAsia="en-GB"/>
        </w:rPr>
      </w:pPr>
    </w:p>
    <w:p w14:paraId="5F6301D6" w14:textId="77777777" w:rsidR="00763EB3" w:rsidRPr="00A03B6C" w:rsidRDefault="00763EB3" w:rsidP="00642313">
      <w:pPr>
        <w:rPr>
          <w:b/>
          <w:bCs/>
          <w:sz w:val="28"/>
          <w:szCs w:val="28"/>
          <w:lang w:val="es-ES" w:eastAsia="en-GB"/>
        </w:rPr>
      </w:pPr>
    </w:p>
    <w:p w14:paraId="744A5BC3" w14:textId="77777777" w:rsidR="00EF70F5" w:rsidRPr="00A03B6C" w:rsidRDefault="00EF70F5" w:rsidP="004700EA">
      <w:pPr>
        <w:jc w:val="center"/>
        <w:rPr>
          <w:b/>
          <w:bCs/>
          <w:sz w:val="28"/>
          <w:szCs w:val="28"/>
          <w:lang w:val="es-ES" w:eastAsia="en-GB"/>
        </w:rPr>
      </w:pPr>
    </w:p>
    <w:p w14:paraId="63AF2CB1" w14:textId="5978A674" w:rsidR="00F4357F" w:rsidRPr="00A03B6C" w:rsidRDefault="00B93EF0" w:rsidP="004700EA">
      <w:pPr>
        <w:jc w:val="center"/>
        <w:rPr>
          <w:sz w:val="32"/>
          <w:szCs w:val="32"/>
          <w:lang w:val="es-ES" w:eastAsia="en-GB"/>
        </w:rPr>
      </w:pPr>
      <w:r w:rsidRPr="00A03B6C">
        <w:rPr>
          <w:sz w:val="32"/>
          <w:szCs w:val="32"/>
          <w:lang w:val="es-ES" w:eastAsia="en-GB"/>
        </w:rPr>
        <w:t xml:space="preserve">Cần Thơ, </w:t>
      </w:r>
      <w:r w:rsidR="00D31E03">
        <w:rPr>
          <w:sz w:val="32"/>
          <w:szCs w:val="32"/>
          <w:lang w:val="es-ES" w:eastAsia="en-GB"/>
        </w:rPr>
        <w:t>5</w:t>
      </w:r>
      <w:r w:rsidRPr="00A03B6C">
        <w:rPr>
          <w:sz w:val="32"/>
          <w:szCs w:val="32"/>
          <w:lang w:val="es-ES" w:eastAsia="en-GB"/>
        </w:rPr>
        <w:t>/201</w:t>
      </w:r>
      <w:r w:rsidR="00EA7DEC" w:rsidRPr="00A03B6C">
        <w:rPr>
          <w:sz w:val="32"/>
          <w:szCs w:val="32"/>
          <w:lang w:val="es-ES" w:eastAsia="en-GB"/>
        </w:rPr>
        <w:t>7</w:t>
      </w:r>
    </w:p>
    <w:p w14:paraId="52526F05" w14:textId="77777777" w:rsidR="00CF4AE8" w:rsidRPr="00A03B6C" w:rsidRDefault="00CF4AE8" w:rsidP="004700EA">
      <w:pPr>
        <w:jc w:val="center"/>
        <w:rPr>
          <w:sz w:val="32"/>
          <w:szCs w:val="32"/>
          <w:lang w:val="es-ES" w:eastAsia="en-GB"/>
        </w:rPr>
      </w:pPr>
    </w:p>
    <w:p w14:paraId="3F7A0229" w14:textId="77777777" w:rsidR="008E7AC1" w:rsidRPr="00A03B6C" w:rsidRDefault="00F4357F" w:rsidP="00591AF3">
      <w:pPr>
        <w:spacing w:line="288" w:lineRule="auto"/>
        <w:jc w:val="center"/>
        <w:rPr>
          <w:sz w:val="28"/>
          <w:szCs w:val="28"/>
          <w:lang w:val="es-ES"/>
        </w:rPr>
      </w:pPr>
      <w:r w:rsidRPr="00A03B6C">
        <w:rPr>
          <w:sz w:val="28"/>
          <w:szCs w:val="28"/>
          <w:lang w:val="es-ES"/>
        </w:rPr>
        <w:t>BỘ GIÁO DỤC VÀ ĐÀO TẠO</w:t>
      </w:r>
    </w:p>
    <w:p w14:paraId="46B1B596" w14:textId="77777777" w:rsidR="008E7AC1" w:rsidRPr="00A03B6C" w:rsidRDefault="00F4357F" w:rsidP="00591AF3">
      <w:pPr>
        <w:spacing w:line="288" w:lineRule="auto"/>
        <w:jc w:val="center"/>
        <w:rPr>
          <w:b/>
          <w:bCs/>
          <w:sz w:val="28"/>
          <w:szCs w:val="28"/>
          <w:lang w:val="es-ES"/>
        </w:rPr>
      </w:pPr>
      <w:r w:rsidRPr="00A03B6C">
        <w:rPr>
          <w:b/>
          <w:bCs/>
          <w:sz w:val="28"/>
          <w:szCs w:val="28"/>
          <w:lang w:val="es-ES"/>
        </w:rPr>
        <w:t>T</w:t>
      </w:r>
      <w:r w:rsidR="00EF70F5" w:rsidRPr="00A03B6C">
        <w:rPr>
          <w:b/>
          <w:bCs/>
          <w:sz w:val="28"/>
          <w:szCs w:val="28"/>
          <w:lang w:val="es-ES"/>
        </w:rPr>
        <w:t>RƯỜNG ĐẠI HỌC CẦN THƠ</w:t>
      </w:r>
    </w:p>
    <w:p w14:paraId="2A901B67" w14:textId="77777777" w:rsidR="004700EA" w:rsidRPr="00A03B6C" w:rsidRDefault="00F4357F" w:rsidP="00F33E0B">
      <w:pPr>
        <w:spacing w:line="288" w:lineRule="auto"/>
        <w:jc w:val="center"/>
        <w:rPr>
          <w:b/>
          <w:bCs/>
          <w:sz w:val="28"/>
          <w:szCs w:val="28"/>
          <w:lang w:val="es-ES"/>
        </w:rPr>
      </w:pPr>
      <w:r w:rsidRPr="00A03B6C">
        <w:rPr>
          <w:b/>
          <w:bCs/>
          <w:sz w:val="28"/>
          <w:szCs w:val="28"/>
          <w:lang w:val="es-ES"/>
        </w:rPr>
        <w:t>KHOA CÔNG NGHỆ THÔNG TIN &amp; TRUYỀN THÔNG</w:t>
      </w:r>
    </w:p>
    <w:p w14:paraId="75780513" w14:textId="77777777" w:rsidR="00F4357F" w:rsidRPr="00A03B6C" w:rsidRDefault="00F4357F" w:rsidP="004700EA">
      <w:pPr>
        <w:jc w:val="center"/>
        <w:rPr>
          <w:b/>
          <w:sz w:val="40"/>
          <w:szCs w:val="40"/>
          <w:lang w:val="es-ES"/>
        </w:rPr>
      </w:pPr>
      <w:r w:rsidRPr="00A03B6C">
        <w:rPr>
          <w:b/>
          <w:sz w:val="40"/>
          <w:szCs w:val="40"/>
          <w:lang w:val="es-ES"/>
        </w:rPr>
        <w:sym w:font="Wingdings" w:char="F09A"/>
      </w:r>
      <w:r w:rsidRPr="00A03B6C">
        <w:rPr>
          <w:b/>
          <w:sz w:val="40"/>
          <w:szCs w:val="40"/>
          <w:lang w:val="es-ES"/>
        </w:rPr>
        <w:t xml:space="preserve"> </w:t>
      </w:r>
      <w:r w:rsidRPr="00A03B6C">
        <w:rPr>
          <w:b/>
          <w:sz w:val="40"/>
          <w:szCs w:val="40"/>
          <w:lang w:val="es-ES"/>
        </w:rPr>
        <w:sym w:font="Wingdings" w:char="F026"/>
      </w:r>
      <w:r w:rsidRPr="00A03B6C">
        <w:rPr>
          <w:b/>
          <w:sz w:val="40"/>
          <w:szCs w:val="40"/>
          <w:lang w:val="es-ES"/>
        </w:rPr>
        <w:t xml:space="preserve"> </w:t>
      </w:r>
      <w:r w:rsidRPr="00A03B6C">
        <w:rPr>
          <w:b/>
          <w:sz w:val="40"/>
          <w:szCs w:val="40"/>
          <w:lang w:val="es-ES"/>
        </w:rPr>
        <w:sym w:font="Wingdings" w:char="F09B"/>
      </w:r>
    </w:p>
    <w:p w14:paraId="18678EC2" w14:textId="77777777" w:rsidR="00F4357F" w:rsidRPr="00A03B6C" w:rsidRDefault="00F4357F" w:rsidP="004700EA">
      <w:pPr>
        <w:jc w:val="center"/>
        <w:rPr>
          <w:lang w:val="es-ES"/>
        </w:rPr>
      </w:pPr>
    </w:p>
    <w:p w14:paraId="57DC6ED5" w14:textId="77777777" w:rsidR="00F4357F" w:rsidRPr="00A03B6C" w:rsidRDefault="00F33E0B" w:rsidP="004700EA">
      <w:pPr>
        <w:jc w:val="center"/>
        <w:rPr>
          <w:lang w:val="es-ES"/>
        </w:rPr>
      </w:pPr>
      <w:r w:rsidRPr="00A03B6C">
        <w:rPr>
          <w:noProof/>
          <w:lang w:val="vi-VN" w:eastAsia="vi-VN"/>
        </w:rPr>
        <w:drawing>
          <wp:inline distT="0" distB="0" distL="0" distR="0" wp14:anchorId="47E8BB04" wp14:editId="465B6CD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3E94D0B9" w14:textId="77777777" w:rsidR="003431FC" w:rsidRPr="00A03B6C" w:rsidRDefault="003431FC" w:rsidP="004700EA">
      <w:pPr>
        <w:jc w:val="center"/>
        <w:rPr>
          <w:lang w:val="es-ES"/>
        </w:rPr>
      </w:pPr>
    </w:p>
    <w:p w14:paraId="6E181FE6" w14:textId="77777777" w:rsidR="003431FC" w:rsidRPr="00A03B6C" w:rsidRDefault="003431FC" w:rsidP="004700EA">
      <w:pPr>
        <w:jc w:val="center"/>
        <w:rPr>
          <w:lang w:val="es-ES"/>
        </w:rPr>
      </w:pPr>
    </w:p>
    <w:p w14:paraId="2E8C9A77" w14:textId="77777777" w:rsidR="00F4357F" w:rsidRPr="00A03B6C" w:rsidRDefault="00F4357F" w:rsidP="004700EA">
      <w:pPr>
        <w:jc w:val="center"/>
        <w:rPr>
          <w:lang w:val="es-ES"/>
        </w:rPr>
      </w:pPr>
    </w:p>
    <w:p w14:paraId="630E8DE3" w14:textId="77777777" w:rsidR="00F4357F" w:rsidRPr="00A03B6C" w:rsidRDefault="00F4357F" w:rsidP="004700EA">
      <w:pPr>
        <w:jc w:val="center"/>
        <w:rPr>
          <w:sz w:val="28"/>
          <w:szCs w:val="28"/>
          <w:lang w:val="es-ES"/>
        </w:rPr>
      </w:pPr>
    </w:p>
    <w:p w14:paraId="40662252" w14:textId="77777777" w:rsidR="008E7AC1" w:rsidRPr="00A03B6C" w:rsidRDefault="00F4357F" w:rsidP="004700EA">
      <w:pPr>
        <w:jc w:val="center"/>
        <w:rPr>
          <w:b/>
          <w:bCs/>
          <w:sz w:val="28"/>
          <w:szCs w:val="28"/>
          <w:lang w:val="es-ES"/>
        </w:rPr>
      </w:pPr>
      <w:r w:rsidRPr="00A03B6C">
        <w:rPr>
          <w:b/>
          <w:bCs/>
          <w:sz w:val="28"/>
          <w:szCs w:val="28"/>
          <w:lang w:val="es-ES"/>
        </w:rPr>
        <w:t>LUẬN VĂN TỐT NGHIỆP ĐẠI HỌC</w:t>
      </w:r>
    </w:p>
    <w:p w14:paraId="293F6A00" w14:textId="77777777" w:rsidR="00F4357F" w:rsidRPr="00A03B6C" w:rsidRDefault="00F4357F" w:rsidP="004700EA">
      <w:pPr>
        <w:jc w:val="center"/>
        <w:rPr>
          <w:b/>
          <w:bCs/>
          <w:sz w:val="30"/>
          <w:szCs w:val="30"/>
          <w:lang w:val="es-ES"/>
        </w:rPr>
      </w:pPr>
      <w:r w:rsidRPr="00A03B6C">
        <w:rPr>
          <w:b/>
          <w:bCs/>
          <w:sz w:val="30"/>
          <w:szCs w:val="30"/>
          <w:lang w:val="es-ES"/>
        </w:rPr>
        <w:t>NGÀNH KHOA HỌC MÁY TÍNH</w:t>
      </w:r>
    </w:p>
    <w:p w14:paraId="00D23D0C" w14:textId="77777777" w:rsidR="00F4357F" w:rsidRPr="00A03B6C" w:rsidRDefault="00F4357F" w:rsidP="004700EA">
      <w:pPr>
        <w:jc w:val="center"/>
        <w:rPr>
          <w:b/>
          <w:bCs/>
          <w:lang w:val="es-ES"/>
        </w:rPr>
      </w:pPr>
    </w:p>
    <w:p w14:paraId="1C7CADEF" w14:textId="77777777" w:rsidR="00F4357F" w:rsidRPr="00A03B6C" w:rsidRDefault="00F4357F" w:rsidP="004700EA">
      <w:pPr>
        <w:jc w:val="center"/>
        <w:rPr>
          <w:lang w:val="es-ES"/>
        </w:rPr>
      </w:pPr>
    </w:p>
    <w:p w14:paraId="7629629E" w14:textId="77777777" w:rsidR="00F4357F" w:rsidRPr="00A03B6C" w:rsidRDefault="00F4357F" w:rsidP="004700EA">
      <w:pPr>
        <w:jc w:val="center"/>
        <w:rPr>
          <w:lang w:val="es-ES"/>
        </w:rPr>
      </w:pPr>
    </w:p>
    <w:p w14:paraId="2CB946F7" w14:textId="77777777" w:rsidR="00F4357F" w:rsidRPr="00A03B6C" w:rsidRDefault="00F4357F" w:rsidP="004700EA">
      <w:pPr>
        <w:jc w:val="center"/>
        <w:rPr>
          <w:lang w:val="es-ES"/>
        </w:rPr>
      </w:pPr>
    </w:p>
    <w:p w14:paraId="5AE441D4" w14:textId="77777777" w:rsidR="00F4357F" w:rsidRPr="00A03B6C" w:rsidRDefault="00F4357F" w:rsidP="004700EA">
      <w:pPr>
        <w:jc w:val="center"/>
        <w:rPr>
          <w:b/>
          <w:bCs/>
          <w:sz w:val="32"/>
          <w:szCs w:val="32"/>
          <w:lang w:val="es-ES"/>
        </w:rPr>
      </w:pPr>
    </w:p>
    <w:p w14:paraId="01BE4287" w14:textId="77777777" w:rsidR="00F4357F" w:rsidRPr="00A03B6C" w:rsidRDefault="00F4357F" w:rsidP="004700EA">
      <w:pPr>
        <w:jc w:val="center"/>
        <w:rPr>
          <w:b/>
          <w:bCs/>
          <w:sz w:val="32"/>
          <w:szCs w:val="32"/>
          <w:lang w:val="es-ES"/>
        </w:rPr>
      </w:pPr>
      <w:r w:rsidRPr="00A03B6C">
        <w:rPr>
          <w:b/>
          <w:bCs/>
          <w:sz w:val="32"/>
          <w:szCs w:val="32"/>
          <w:lang w:val="es-ES"/>
        </w:rPr>
        <w:t>Đề tài</w:t>
      </w:r>
    </w:p>
    <w:p w14:paraId="7B0AE6B8" w14:textId="77777777" w:rsidR="00F4357F" w:rsidRPr="00A03B6C" w:rsidRDefault="00F4357F" w:rsidP="004700EA">
      <w:pPr>
        <w:jc w:val="center"/>
        <w:rPr>
          <w:b/>
          <w:bCs/>
          <w:sz w:val="32"/>
          <w:szCs w:val="32"/>
          <w:lang w:val="es-ES"/>
        </w:rPr>
      </w:pPr>
    </w:p>
    <w:p w14:paraId="5BE3F264" w14:textId="77777777" w:rsidR="00321ADB" w:rsidRDefault="002F551F" w:rsidP="002F551F">
      <w:pPr>
        <w:jc w:val="center"/>
        <w:rPr>
          <w:b/>
          <w:sz w:val="40"/>
          <w:szCs w:val="40"/>
          <w:lang w:val="es-ES"/>
        </w:rPr>
      </w:pPr>
      <w:r w:rsidRPr="00A03B6C">
        <w:rPr>
          <w:b/>
          <w:sz w:val="40"/>
          <w:szCs w:val="40"/>
          <w:lang w:val="es-ES"/>
        </w:rPr>
        <w:t xml:space="preserve">TRỢ LÝ ẢO PHỤC VỤ CÔNG TÁC </w:t>
      </w:r>
    </w:p>
    <w:p w14:paraId="6C420B18" w14:textId="48115483" w:rsidR="00F4357F" w:rsidRPr="00A03B6C" w:rsidRDefault="002F551F" w:rsidP="002F551F">
      <w:pPr>
        <w:jc w:val="center"/>
        <w:rPr>
          <w:b/>
          <w:sz w:val="40"/>
          <w:szCs w:val="40"/>
          <w:lang w:val="es-ES"/>
        </w:rPr>
      </w:pPr>
      <w:r w:rsidRPr="00A03B6C">
        <w:rPr>
          <w:b/>
          <w:sz w:val="40"/>
          <w:szCs w:val="40"/>
          <w:lang w:val="es-ES"/>
        </w:rPr>
        <w:t>THEO DÕI CÁC GÓI THẦU</w:t>
      </w:r>
    </w:p>
    <w:p w14:paraId="3CB07801" w14:textId="77777777" w:rsidR="00F4357F" w:rsidRPr="00A03B6C" w:rsidRDefault="00F4357F" w:rsidP="004700EA">
      <w:pPr>
        <w:jc w:val="center"/>
        <w:rPr>
          <w:lang w:val="es-ES"/>
        </w:rPr>
      </w:pPr>
    </w:p>
    <w:p w14:paraId="58F88193" w14:textId="77777777" w:rsidR="00EF70F5" w:rsidRPr="00A03B6C" w:rsidRDefault="00EF70F5" w:rsidP="004742FB">
      <w:pPr>
        <w:rPr>
          <w:lang w:val="es-ES"/>
        </w:rPr>
      </w:pPr>
    </w:p>
    <w:p w14:paraId="508FBB9E" w14:textId="77777777" w:rsidR="00EF70F5" w:rsidRPr="00A03B6C" w:rsidRDefault="00EF70F5" w:rsidP="004700EA">
      <w:pPr>
        <w:jc w:val="center"/>
        <w:rPr>
          <w:lang w:val="es-ES"/>
        </w:rPr>
      </w:pPr>
    </w:p>
    <w:p w14:paraId="351D86B9" w14:textId="77777777" w:rsidR="00F4357F" w:rsidRPr="00A03B6C" w:rsidRDefault="00F4357F" w:rsidP="004700EA">
      <w:pPr>
        <w:jc w:val="center"/>
        <w:rPr>
          <w:lang w:val="es-ES"/>
        </w:rPr>
      </w:pPr>
    </w:p>
    <w:p w14:paraId="48C63761" w14:textId="77777777" w:rsidR="00F4357F" w:rsidRPr="00A03B6C" w:rsidRDefault="00F4357F" w:rsidP="004700EA">
      <w:pPr>
        <w:jc w:val="center"/>
        <w:rPr>
          <w:b/>
          <w:bCs/>
          <w:sz w:val="30"/>
          <w:szCs w:val="30"/>
          <w:lang w:val="es-ES"/>
        </w:rPr>
      </w:pPr>
      <w:r w:rsidRPr="00A03B6C">
        <w:rPr>
          <w:b/>
          <w:bCs/>
          <w:sz w:val="30"/>
          <w:szCs w:val="30"/>
          <w:lang w:val="es-ES"/>
        </w:rPr>
        <w:t>Giáo viên hướng dẫn:                                 Sinh viên thực hiện:</w:t>
      </w:r>
    </w:p>
    <w:p w14:paraId="77476BB6" w14:textId="77777777" w:rsidR="004700EA" w:rsidRPr="00A03B6C" w:rsidRDefault="002F551F" w:rsidP="002F551F">
      <w:pPr>
        <w:rPr>
          <w:b/>
          <w:bCs/>
          <w:sz w:val="30"/>
          <w:szCs w:val="30"/>
          <w:lang w:val="es-ES"/>
        </w:rPr>
      </w:pPr>
      <w:r w:rsidRPr="00A03B6C">
        <w:rPr>
          <w:b/>
          <w:bCs/>
          <w:sz w:val="30"/>
          <w:szCs w:val="30"/>
          <w:lang w:val="es-ES"/>
        </w:rPr>
        <w:t xml:space="preserve">       </w:t>
      </w:r>
      <w:r w:rsidR="00EA7DEC" w:rsidRPr="00A03B6C">
        <w:rPr>
          <w:b/>
          <w:bCs/>
          <w:sz w:val="30"/>
          <w:szCs w:val="30"/>
          <w:lang w:val="es-ES"/>
        </w:rPr>
        <w:t>TS. Trần Nguyễn Minh Thư</w:t>
      </w:r>
      <w:r w:rsidR="004700EA" w:rsidRPr="00A03B6C">
        <w:rPr>
          <w:b/>
          <w:bCs/>
          <w:sz w:val="30"/>
          <w:szCs w:val="30"/>
          <w:lang w:val="es-ES"/>
        </w:rPr>
        <w:t xml:space="preserve">                        </w:t>
      </w:r>
      <w:r w:rsidR="00EA7DEC" w:rsidRPr="00A03B6C">
        <w:rPr>
          <w:b/>
          <w:bCs/>
          <w:sz w:val="30"/>
          <w:szCs w:val="30"/>
          <w:lang w:val="es-ES"/>
        </w:rPr>
        <w:t>Hồ Nguyễn Phú Long</w:t>
      </w:r>
    </w:p>
    <w:p w14:paraId="09FC1F67" w14:textId="0ECB1D62" w:rsidR="00F4357F" w:rsidRPr="00A03B6C" w:rsidRDefault="00A16550" w:rsidP="004158CB">
      <w:pPr>
        <w:tabs>
          <w:tab w:val="left" w:pos="1418"/>
        </w:tabs>
        <w:rPr>
          <w:b/>
          <w:bCs/>
          <w:sz w:val="30"/>
          <w:szCs w:val="30"/>
          <w:lang w:val="es-ES"/>
        </w:rPr>
      </w:pPr>
      <w:r>
        <w:rPr>
          <w:b/>
          <w:sz w:val="30"/>
          <w:szCs w:val="30"/>
          <w:shd w:val="clear" w:color="auto" w:fill="FFFFFF"/>
          <w:lang w:val="es-ES"/>
        </w:rPr>
        <w:t xml:space="preserve">            </w:t>
      </w:r>
      <w:r w:rsidR="00AD1EDF">
        <w:rPr>
          <w:b/>
          <w:sz w:val="30"/>
          <w:szCs w:val="30"/>
          <w:shd w:val="clear" w:color="auto" w:fill="FFFFFF"/>
          <w:lang w:val="es-ES"/>
        </w:rPr>
        <w:t xml:space="preserve">  </w:t>
      </w:r>
      <w:r>
        <w:rPr>
          <w:b/>
          <w:bCs/>
          <w:sz w:val="30"/>
          <w:szCs w:val="30"/>
          <w:lang w:val="es-ES"/>
        </w:rPr>
        <w:t>TS. Lưu Tiến Đạo</w:t>
      </w:r>
      <w:r w:rsidR="004700EA" w:rsidRPr="00A03B6C">
        <w:rPr>
          <w:b/>
          <w:bCs/>
          <w:sz w:val="30"/>
          <w:szCs w:val="30"/>
          <w:lang w:val="es-ES"/>
        </w:rPr>
        <w:t xml:space="preserve">                </w:t>
      </w:r>
      <w:r w:rsidR="004158CB" w:rsidRPr="00A03B6C">
        <w:rPr>
          <w:b/>
          <w:bCs/>
          <w:sz w:val="30"/>
          <w:szCs w:val="30"/>
          <w:lang w:val="es-ES"/>
        </w:rPr>
        <w:t xml:space="preserve"> </w:t>
      </w:r>
      <w:r w:rsidR="002F551F" w:rsidRPr="00A03B6C">
        <w:rPr>
          <w:b/>
          <w:bCs/>
          <w:sz w:val="30"/>
          <w:szCs w:val="30"/>
          <w:lang w:val="es-ES"/>
        </w:rPr>
        <w:t xml:space="preserve"> </w:t>
      </w:r>
      <w:r w:rsidR="004158CB" w:rsidRPr="00A03B6C">
        <w:rPr>
          <w:b/>
          <w:bCs/>
          <w:sz w:val="30"/>
          <w:szCs w:val="30"/>
          <w:lang w:val="es-ES"/>
        </w:rPr>
        <w:t xml:space="preserve">               </w:t>
      </w:r>
      <w:r>
        <w:rPr>
          <w:b/>
          <w:bCs/>
          <w:sz w:val="30"/>
          <w:szCs w:val="30"/>
          <w:lang w:val="es-ES"/>
        </w:rPr>
        <w:t xml:space="preserve">      </w:t>
      </w:r>
      <w:r w:rsidR="00D75DA9">
        <w:rPr>
          <w:b/>
          <w:bCs/>
          <w:sz w:val="30"/>
          <w:szCs w:val="30"/>
          <w:lang w:val="es-ES"/>
        </w:rPr>
        <w:t xml:space="preserve">  </w:t>
      </w:r>
      <w:r w:rsidR="00F4357F" w:rsidRPr="00A03B6C">
        <w:rPr>
          <w:b/>
          <w:bCs/>
          <w:sz w:val="30"/>
          <w:szCs w:val="30"/>
          <w:lang w:val="es-ES"/>
        </w:rPr>
        <w:t xml:space="preserve">Mã số: </w:t>
      </w:r>
      <w:r w:rsidR="00EA7DEC" w:rsidRPr="00A03B6C">
        <w:rPr>
          <w:b/>
          <w:bCs/>
          <w:sz w:val="30"/>
          <w:szCs w:val="30"/>
          <w:lang w:val="es-ES"/>
        </w:rPr>
        <w:t>B1310417</w:t>
      </w:r>
    </w:p>
    <w:p w14:paraId="284D76AE" w14:textId="77777777" w:rsidR="00F4357F" w:rsidRPr="00A03B6C" w:rsidRDefault="004700EA" w:rsidP="004700EA">
      <w:pPr>
        <w:jc w:val="center"/>
        <w:rPr>
          <w:lang w:val="es-ES"/>
        </w:rPr>
      </w:pPr>
      <w:r w:rsidRPr="00A03B6C">
        <w:rPr>
          <w:b/>
          <w:bCs/>
          <w:sz w:val="30"/>
          <w:szCs w:val="30"/>
          <w:lang w:val="es-ES"/>
        </w:rPr>
        <w:t xml:space="preserve">                                                         </w:t>
      </w:r>
      <w:r w:rsidR="00A16550">
        <w:rPr>
          <w:b/>
          <w:bCs/>
          <w:sz w:val="30"/>
          <w:szCs w:val="30"/>
          <w:lang w:val="es-ES"/>
        </w:rPr>
        <w:t xml:space="preserve">              </w:t>
      </w:r>
      <w:r w:rsidR="00863BD0" w:rsidRPr="00A03B6C">
        <w:rPr>
          <w:b/>
          <w:bCs/>
          <w:sz w:val="30"/>
          <w:szCs w:val="30"/>
          <w:lang w:val="es-ES"/>
        </w:rPr>
        <w:t xml:space="preserve"> </w:t>
      </w:r>
      <w:r w:rsidR="00427973">
        <w:rPr>
          <w:b/>
          <w:bCs/>
          <w:sz w:val="30"/>
          <w:szCs w:val="30"/>
          <w:lang w:val="es-ES"/>
        </w:rPr>
        <w:t>Khóa</w:t>
      </w:r>
      <w:r w:rsidR="00F4357F" w:rsidRPr="00A03B6C">
        <w:rPr>
          <w:b/>
          <w:bCs/>
          <w:sz w:val="30"/>
          <w:szCs w:val="30"/>
          <w:lang w:val="es-ES"/>
        </w:rPr>
        <w:t xml:space="preserve">: </w:t>
      </w:r>
      <w:r w:rsidR="00EA7DEC" w:rsidRPr="00A03B6C">
        <w:rPr>
          <w:b/>
          <w:bCs/>
          <w:sz w:val="30"/>
          <w:szCs w:val="30"/>
          <w:lang w:val="es-ES"/>
        </w:rPr>
        <w:t>39</w:t>
      </w:r>
    </w:p>
    <w:p w14:paraId="3ECEB6E5" w14:textId="77777777" w:rsidR="004700EA" w:rsidRPr="00A03B6C" w:rsidRDefault="004700EA" w:rsidP="00F33E0B">
      <w:pPr>
        <w:rPr>
          <w:sz w:val="32"/>
          <w:szCs w:val="32"/>
          <w:lang w:val="es-ES"/>
        </w:rPr>
      </w:pPr>
    </w:p>
    <w:p w14:paraId="1B4B4630" w14:textId="77777777" w:rsidR="00E50DE9" w:rsidRPr="00A03B6C" w:rsidRDefault="00E50DE9" w:rsidP="00E10139">
      <w:pPr>
        <w:rPr>
          <w:sz w:val="32"/>
          <w:szCs w:val="32"/>
          <w:lang w:val="es-ES"/>
        </w:rPr>
      </w:pPr>
    </w:p>
    <w:p w14:paraId="31D04E7E" w14:textId="77777777" w:rsidR="004742FB" w:rsidRPr="00A03B6C" w:rsidRDefault="004742FB" w:rsidP="00E10139">
      <w:pPr>
        <w:rPr>
          <w:sz w:val="32"/>
          <w:szCs w:val="32"/>
          <w:lang w:val="es-ES"/>
        </w:rPr>
      </w:pPr>
    </w:p>
    <w:p w14:paraId="1F601450" w14:textId="77777777" w:rsidR="004742FB" w:rsidRPr="00A03B6C" w:rsidRDefault="004742FB" w:rsidP="00E10139">
      <w:pPr>
        <w:rPr>
          <w:sz w:val="32"/>
          <w:szCs w:val="32"/>
          <w:lang w:val="es-ES"/>
        </w:rPr>
      </w:pPr>
    </w:p>
    <w:p w14:paraId="43F8010D" w14:textId="77777777" w:rsidR="008A6C83" w:rsidRPr="00A03B6C" w:rsidRDefault="008A6C83" w:rsidP="004700EA">
      <w:pPr>
        <w:jc w:val="center"/>
        <w:rPr>
          <w:sz w:val="32"/>
          <w:szCs w:val="32"/>
          <w:lang w:val="es-ES"/>
        </w:rPr>
      </w:pPr>
    </w:p>
    <w:p w14:paraId="1C4D2E36" w14:textId="77777777" w:rsidR="00F4357F" w:rsidRPr="00A03B6C" w:rsidRDefault="0081297E" w:rsidP="004700EA">
      <w:pPr>
        <w:jc w:val="center"/>
        <w:rPr>
          <w:lang w:val="es-ES"/>
        </w:rPr>
        <w:sectPr w:rsidR="00F4357F" w:rsidRPr="00A03B6C"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A03B6C">
        <w:rPr>
          <w:sz w:val="32"/>
          <w:szCs w:val="32"/>
          <w:lang w:val="es-ES"/>
        </w:rPr>
        <w:t xml:space="preserve">Cần Thơ, </w:t>
      </w:r>
      <w:r w:rsidR="00427973">
        <w:rPr>
          <w:sz w:val="32"/>
          <w:szCs w:val="32"/>
          <w:lang w:val="es-ES"/>
        </w:rPr>
        <w:t>5</w:t>
      </w:r>
      <w:r w:rsidRPr="00A03B6C">
        <w:rPr>
          <w:sz w:val="32"/>
          <w:szCs w:val="32"/>
          <w:lang w:val="es-ES"/>
        </w:rPr>
        <w:t>/</w:t>
      </w:r>
      <w:r w:rsidR="00EA7DEC" w:rsidRPr="00A03B6C">
        <w:rPr>
          <w:sz w:val="32"/>
          <w:szCs w:val="32"/>
          <w:lang w:val="es-ES"/>
        </w:rPr>
        <w:t>2017</w:t>
      </w:r>
    </w:p>
    <w:p w14:paraId="57F282F7" w14:textId="77777777" w:rsidR="007D71E1" w:rsidRPr="00A03B6C" w:rsidRDefault="00346FD6" w:rsidP="00CF4AE8">
      <w:pPr>
        <w:rPr>
          <w:b/>
          <w:bCs/>
          <w:sz w:val="32"/>
          <w:szCs w:val="32"/>
          <w:lang w:val="es-ES"/>
        </w:rPr>
      </w:pPr>
      <w:r w:rsidRPr="00A03B6C">
        <w:rPr>
          <w:b/>
          <w:bCs/>
          <w:lang w:val="es-ES"/>
        </w:rPr>
        <w:lastRenderedPageBreak/>
        <w:t xml:space="preserve">                               </w:t>
      </w:r>
      <w:r w:rsidR="00B15D96" w:rsidRPr="00A03B6C">
        <w:rPr>
          <w:b/>
          <w:bCs/>
          <w:sz w:val="32"/>
          <w:szCs w:val="32"/>
          <w:lang w:val="es-ES"/>
        </w:rPr>
        <w:t>NHẬN XÉT CỦA GIẢNG VIÊN</w:t>
      </w:r>
    </w:p>
    <w:p w14:paraId="0D972429" w14:textId="77777777" w:rsidR="00A23CF3" w:rsidRPr="00A03B6C" w:rsidRDefault="00A23CF3" w:rsidP="00265D22">
      <w:pPr>
        <w:rPr>
          <w:b/>
          <w:bCs/>
          <w:sz w:val="32"/>
          <w:szCs w:val="32"/>
          <w:lang w:val="es-ES"/>
        </w:rPr>
      </w:pPr>
    </w:p>
    <w:p w14:paraId="7A52F7FB" w14:textId="77777777" w:rsidR="007D71E1" w:rsidRPr="00A03B6C" w:rsidRDefault="007D71E1" w:rsidP="00265D22">
      <w:pPr>
        <w:rPr>
          <w:b/>
          <w:bCs/>
          <w:sz w:val="32"/>
          <w:szCs w:val="32"/>
          <w:lang w:val="es-ES"/>
        </w:rPr>
      </w:pPr>
    </w:p>
    <w:p w14:paraId="5C005623" w14:textId="77777777" w:rsidR="007D71E1" w:rsidRPr="00A03B6C" w:rsidRDefault="007D71E1" w:rsidP="00265D22">
      <w:pPr>
        <w:rPr>
          <w:b/>
          <w:bCs/>
          <w:sz w:val="32"/>
          <w:szCs w:val="32"/>
          <w:lang w:val="es-ES"/>
        </w:rPr>
      </w:pPr>
    </w:p>
    <w:p w14:paraId="13F56398" w14:textId="77777777" w:rsidR="007D71E1" w:rsidRPr="00A03B6C" w:rsidRDefault="00B15D96" w:rsidP="00265D22">
      <w:pPr>
        <w:rPr>
          <w:b/>
          <w:bCs/>
          <w:sz w:val="32"/>
          <w:szCs w:val="32"/>
          <w:lang w:val="es-ES"/>
        </w:rPr>
      </w:pPr>
      <w:r w:rsidRPr="00A03B6C">
        <w:rPr>
          <w:b/>
          <w:bCs/>
          <w:sz w:val="32"/>
          <w:szCs w:val="32"/>
          <w:lang w:val="es-ES"/>
        </w:rPr>
        <w:t>----------------------------------------------------------------------------------------------------------------------------------------------------------------------------------------------------------------------------------------------------------------------------------------------------------------------------------------------------------------------------------------------------------------------------------------------------------------------------------------------------------------------------------------------------------------------------------------------------------------------------------------------------------------------------------------------------------------------------------------------------------------------------------------------------------------------------------------------------------------------------------------------------------------------------------------------------------------------------------------------------------------------------------------------------------------------------------------------------------------------------------------------------------------------------------------------------------------------------------------------------------------------------------------------------------------------------------------------------------------</w:t>
      </w:r>
      <w:r w:rsidR="00431DC4" w:rsidRPr="00A03B6C">
        <w:rPr>
          <w:b/>
          <w:bCs/>
          <w:sz w:val="32"/>
          <w:szCs w:val="32"/>
          <w:lang w:val="es-ES"/>
        </w:rPr>
        <w:t>----------------------------------------------------------------------------------------------------------------------------------------------------------------------------------------------------------------------------------------------------------------------------------------------------------------------------------------------------------------------------------------------------------------------------------------------------------------------------------------------------------------------------------------------------------------------------------------------</w:t>
      </w:r>
    </w:p>
    <w:p w14:paraId="47FA80C1" w14:textId="77777777" w:rsidR="007D71E1" w:rsidRPr="00A03B6C" w:rsidRDefault="007D71E1" w:rsidP="00265D22">
      <w:pPr>
        <w:rPr>
          <w:b/>
          <w:bCs/>
          <w:sz w:val="32"/>
          <w:szCs w:val="32"/>
          <w:lang w:val="es-ES"/>
        </w:rPr>
      </w:pPr>
    </w:p>
    <w:p w14:paraId="702A5157" w14:textId="77777777" w:rsidR="007D71E1" w:rsidRPr="00A03B6C" w:rsidRDefault="007D71E1" w:rsidP="00265D22">
      <w:pPr>
        <w:rPr>
          <w:b/>
          <w:bCs/>
          <w:sz w:val="32"/>
          <w:szCs w:val="32"/>
          <w:lang w:val="es-ES"/>
        </w:rPr>
      </w:pPr>
    </w:p>
    <w:p w14:paraId="227F5FA8" w14:textId="77777777" w:rsidR="007D71E1" w:rsidRPr="00A03B6C" w:rsidRDefault="007D71E1" w:rsidP="00265D22">
      <w:pPr>
        <w:rPr>
          <w:b/>
          <w:bCs/>
          <w:sz w:val="32"/>
          <w:szCs w:val="32"/>
          <w:lang w:val="es-ES"/>
        </w:rPr>
      </w:pPr>
    </w:p>
    <w:p w14:paraId="0B857CFC" w14:textId="77777777" w:rsidR="007D71E1" w:rsidRPr="00A03B6C" w:rsidRDefault="007D71E1" w:rsidP="00265D22">
      <w:pPr>
        <w:rPr>
          <w:b/>
          <w:bCs/>
          <w:sz w:val="32"/>
          <w:szCs w:val="32"/>
          <w:lang w:val="es-ES"/>
        </w:rPr>
      </w:pPr>
    </w:p>
    <w:p w14:paraId="1B1897EE" w14:textId="77777777" w:rsidR="007D71E1" w:rsidRPr="00A03B6C" w:rsidRDefault="007D71E1" w:rsidP="00265D22">
      <w:pPr>
        <w:rPr>
          <w:b/>
          <w:bCs/>
          <w:sz w:val="32"/>
          <w:szCs w:val="32"/>
          <w:lang w:val="es-ES"/>
        </w:rPr>
      </w:pPr>
    </w:p>
    <w:p w14:paraId="19894AC6" w14:textId="77777777" w:rsidR="007D71E1" w:rsidRPr="00A03B6C" w:rsidRDefault="007D71E1" w:rsidP="00265D22">
      <w:pPr>
        <w:rPr>
          <w:b/>
          <w:bCs/>
          <w:sz w:val="32"/>
          <w:szCs w:val="32"/>
          <w:lang w:val="es-ES"/>
        </w:rPr>
      </w:pPr>
    </w:p>
    <w:p w14:paraId="43064214" w14:textId="77777777" w:rsidR="007D71E1" w:rsidRPr="00A03B6C" w:rsidRDefault="007D71E1" w:rsidP="00265D22">
      <w:pPr>
        <w:rPr>
          <w:b/>
          <w:bCs/>
          <w:sz w:val="32"/>
          <w:szCs w:val="32"/>
          <w:lang w:val="es-ES"/>
        </w:rPr>
      </w:pPr>
    </w:p>
    <w:p w14:paraId="6221E34A" w14:textId="77777777" w:rsidR="007D71E1" w:rsidRPr="00A03B6C" w:rsidRDefault="007D71E1" w:rsidP="00265D22">
      <w:pPr>
        <w:rPr>
          <w:b/>
          <w:bCs/>
          <w:sz w:val="32"/>
          <w:szCs w:val="32"/>
          <w:lang w:val="es-ES"/>
        </w:rPr>
      </w:pPr>
    </w:p>
    <w:p w14:paraId="4919688C" w14:textId="77777777" w:rsidR="009E6C32" w:rsidRPr="00A03B6C" w:rsidRDefault="009E6C32">
      <w:pPr>
        <w:spacing w:line="240" w:lineRule="auto"/>
        <w:jc w:val="left"/>
        <w:rPr>
          <w:b/>
          <w:bCs/>
          <w:sz w:val="32"/>
          <w:szCs w:val="32"/>
          <w:lang w:val="es-ES"/>
        </w:rPr>
      </w:pPr>
      <w:r w:rsidRPr="00A03B6C">
        <w:rPr>
          <w:b/>
          <w:bCs/>
          <w:sz w:val="32"/>
          <w:szCs w:val="32"/>
          <w:lang w:val="es-ES"/>
        </w:rPr>
        <w:br w:type="page"/>
      </w:r>
    </w:p>
    <w:p w14:paraId="6ECC9474" w14:textId="77777777" w:rsidR="007D71E1" w:rsidRPr="00A03B6C" w:rsidRDefault="007D71E1" w:rsidP="00953D14">
      <w:pPr>
        <w:jc w:val="center"/>
        <w:rPr>
          <w:b/>
          <w:bCs/>
          <w:sz w:val="32"/>
          <w:szCs w:val="32"/>
          <w:lang w:val="es-ES"/>
        </w:rPr>
      </w:pPr>
      <w:r w:rsidRPr="00A03B6C">
        <w:rPr>
          <w:b/>
          <w:bCs/>
          <w:sz w:val="32"/>
          <w:szCs w:val="32"/>
          <w:lang w:val="es-ES"/>
        </w:rPr>
        <w:lastRenderedPageBreak/>
        <w:t>LỜI CẢM ƠN</w:t>
      </w:r>
    </w:p>
    <w:p w14:paraId="39681EED" w14:textId="77777777" w:rsidR="007D71E1" w:rsidRPr="00A03B6C" w:rsidRDefault="007D71E1" w:rsidP="007D71E1">
      <w:pPr>
        <w:rPr>
          <w:b/>
          <w:bCs/>
          <w:sz w:val="32"/>
          <w:szCs w:val="32"/>
          <w:lang w:val="es-ES"/>
        </w:rPr>
      </w:pPr>
    </w:p>
    <w:p w14:paraId="4D42E8E5" w14:textId="623EBDBA" w:rsidR="007D172C" w:rsidRDefault="007D71E1" w:rsidP="00ED640E">
      <w:pPr>
        <w:spacing w:before="100" w:line="288" w:lineRule="auto"/>
        <w:rPr>
          <w:bCs/>
          <w:sz w:val="26"/>
          <w:szCs w:val="26"/>
          <w:lang w:val="es-ES"/>
        </w:rPr>
      </w:pPr>
      <w:r w:rsidRPr="00A03B6C">
        <w:rPr>
          <w:b/>
          <w:bCs/>
          <w:lang w:val="es-ES"/>
        </w:rPr>
        <w:t xml:space="preserve">   </w:t>
      </w:r>
      <w:r w:rsidRPr="00A03B6C">
        <w:rPr>
          <w:bCs/>
          <w:sz w:val="26"/>
          <w:szCs w:val="26"/>
          <w:lang w:val="es-ES"/>
        </w:rPr>
        <w:t xml:space="preserve">     </w:t>
      </w:r>
      <w:r w:rsidR="00C04A39">
        <w:rPr>
          <w:bCs/>
          <w:sz w:val="26"/>
          <w:szCs w:val="26"/>
          <w:lang w:val="es-ES"/>
        </w:rPr>
        <w:t>Trong suốt bốn năm</w:t>
      </w:r>
      <w:r w:rsidR="00393394" w:rsidRPr="00A03B6C">
        <w:rPr>
          <w:bCs/>
          <w:sz w:val="26"/>
          <w:szCs w:val="26"/>
          <w:lang w:val="es-ES"/>
        </w:rPr>
        <w:t xml:space="preserve"> học tập và rèn luyện tại trường Đại học Cần Thơ, </w:t>
      </w:r>
      <w:r w:rsidR="00B23916">
        <w:rPr>
          <w:bCs/>
          <w:sz w:val="26"/>
          <w:szCs w:val="26"/>
          <w:lang w:val="es-ES"/>
        </w:rPr>
        <w:t xml:space="preserve">tôi đã học tập </w:t>
      </w:r>
      <w:r w:rsidR="007D172C">
        <w:rPr>
          <w:bCs/>
          <w:sz w:val="26"/>
          <w:szCs w:val="26"/>
          <w:lang w:val="es-ES"/>
        </w:rPr>
        <w:t>được rất nhiều kiến thức</w:t>
      </w:r>
      <w:r w:rsidR="00B23916">
        <w:rPr>
          <w:bCs/>
          <w:sz w:val="26"/>
          <w:szCs w:val="26"/>
          <w:lang w:val="es-ES"/>
        </w:rPr>
        <w:t>,</w:t>
      </w:r>
      <w:r w:rsidR="007D172C">
        <w:rPr>
          <w:bCs/>
          <w:sz w:val="26"/>
          <w:szCs w:val="26"/>
          <w:lang w:val="es-ES"/>
        </w:rPr>
        <w:t xml:space="preserve"> kinh nghiệm quý báu. Tôi xin</w:t>
      </w:r>
      <w:r w:rsidR="00393394" w:rsidRPr="00A03B6C">
        <w:rPr>
          <w:bCs/>
          <w:sz w:val="26"/>
          <w:szCs w:val="26"/>
          <w:lang w:val="es-ES"/>
        </w:rPr>
        <w:t xml:space="preserve"> </w:t>
      </w:r>
      <w:r w:rsidR="00C04A39">
        <w:rPr>
          <w:bCs/>
          <w:sz w:val="26"/>
          <w:szCs w:val="26"/>
          <w:lang w:val="es-ES"/>
        </w:rPr>
        <w:t xml:space="preserve">chân thành cảm ơn </w:t>
      </w:r>
      <w:r w:rsidR="00393394" w:rsidRPr="00A03B6C">
        <w:rPr>
          <w:bCs/>
          <w:sz w:val="26"/>
          <w:szCs w:val="26"/>
          <w:lang w:val="es-ES"/>
        </w:rPr>
        <w:t>quý thầy cô</w:t>
      </w:r>
      <w:r w:rsidR="007D172C">
        <w:rPr>
          <w:bCs/>
          <w:sz w:val="26"/>
          <w:szCs w:val="26"/>
          <w:lang w:val="es-ES"/>
        </w:rPr>
        <w:t xml:space="preserve"> giáo trong trường đại học Cần Thơ và đặc biệt là quý thầy cô khoa Công Nghệ Thông T</w:t>
      </w:r>
      <w:r w:rsidR="00393394" w:rsidRPr="00A03B6C">
        <w:rPr>
          <w:bCs/>
          <w:sz w:val="26"/>
          <w:szCs w:val="26"/>
          <w:lang w:val="es-ES"/>
        </w:rPr>
        <w:t xml:space="preserve">in và Truyền </w:t>
      </w:r>
      <w:r w:rsidR="007D172C">
        <w:rPr>
          <w:bCs/>
          <w:sz w:val="26"/>
          <w:szCs w:val="26"/>
          <w:lang w:val="es-ES"/>
        </w:rPr>
        <w:t>Thông đã tận tình giúp đỡ và tạo điều kiện thuận lợi cho tôi trong suốt thời gian học tập tại trường.</w:t>
      </w:r>
    </w:p>
    <w:p w14:paraId="6A773C71" w14:textId="4CC90151" w:rsidR="00ED640E" w:rsidRPr="00A03B6C" w:rsidRDefault="00686815" w:rsidP="00F23A57">
      <w:pPr>
        <w:spacing w:before="100" w:line="288" w:lineRule="auto"/>
        <w:ind w:firstLine="426"/>
        <w:rPr>
          <w:bCs/>
          <w:sz w:val="26"/>
          <w:szCs w:val="26"/>
          <w:lang w:val="es-ES"/>
        </w:rPr>
      </w:pPr>
      <w:r>
        <w:rPr>
          <w:bCs/>
          <w:sz w:val="26"/>
          <w:szCs w:val="26"/>
          <w:lang w:val="es-ES"/>
        </w:rPr>
        <w:t>Tôi</w:t>
      </w:r>
      <w:r w:rsidR="00393394" w:rsidRPr="00A03B6C">
        <w:rPr>
          <w:bCs/>
          <w:sz w:val="26"/>
          <w:szCs w:val="26"/>
          <w:lang w:val="es-ES"/>
        </w:rPr>
        <w:t xml:space="preserve"> xin chân thành cảm ơn cô </w:t>
      </w:r>
      <w:r w:rsidR="00393394" w:rsidRPr="00BA62AA">
        <w:rPr>
          <w:bCs/>
          <w:sz w:val="26"/>
          <w:szCs w:val="26"/>
          <w:lang w:val="es-ES"/>
        </w:rPr>
        <w:t>Trần Nguyễn Minh Thư</w:t>
      </w:r>
      <w:r w:rsidR="000D03D6">
        <w:rPr>
          <w:bCs/>
          <w:i/>
          <w:sz w:val="26"/>
          <w:szCs w:val="26"/>
          <w:lang w:val="es-ES"/>
        </w:rPr>
        <w:t xml:space="preserve"> </w:t>
      </w:r>
      <w:r w:rsidR="000D03D6">
        <w:rPr>
          <w:bCs/>
          <w:sz w:val="26"/>
          <w:szCs w:val="26"/>
          <w:lang w:val="es-ES"/>
        </w:rPr>
        <w:t xml:space="preserve">và </w:t>
      </w:r>
      <w:r w:rsidR="000D03D6" w:rsidRPr="00A03B6C">
        <w:rPr>
          <w:bCs/>
          <w:sz w:val="26"/>
          <w:szCs w:val="26"/>
          <w:lang w:val="es-ES"/>
        </w:rPr>
        <w:t xml:space="preserve">thầy </w:t>
      </w:r>
      <w:r w:rsidR="000D03D6" w:rsidRPr="00BA62AA">
        <w:rPr>
          <w:bCs/>
          <w:sz w:val="26"/>
          <w:szCs w:val="26"/>
          <w:lang w:val="es-ES"/>
        </w:rPr>
        <w:t>Lưu Tiến Đạo</w:t>
      </w:r>
      <w:r w:rsidR="008E474F" w:rsidRPr="00A03B6C">
        <w:rPr>
          <w:bCs/>
          <w:i/>
          <w:sz w:val="26"/>
          <w:szCs w:val="26"/>
          <w:lang w:val="es-ES"/>
        </w:rPr>
        <w:t xml:space="preserve"> </w:t>
      </w:r>
      <w:r w:rsidR="00393394" w:rsidRPr="00A03B6C">
        <w:rPr>
          <w:bCs/>
          <w:sz w:val="26"/>
          <w:szCs w:val="26"/>
          <w:lang w:val="es-ES"/>
        </w:rPr>
        <w:t>đã tận tình hỗ t</w:t>
      </w:r>
      <w:r w:rsidR="008E474F" w:rsidRPr="00A03B6C">
        <w:rPr>
          <w:bCs/>
          <w:sz w:val="26"/>
          <w:szCs w:val="26"/>
          <w:lang w:val="es-ES"/>
        </w:rPr>
        <w:t>r</w:t>
      </w:r>
      <w:r w:rsidR="00E761E3">
        <w:rPr>
          <w:bCs/>
          <w:sz w:val="26"/>
          <w:szCs w:val="26"/>
          <w:lang w:val="es-ES"/>
        </w:rPr>
        <w:t>ợ</w:t>
      </w:r>
      <w:r w:rsidR="00F23A57">
        <w:rPr>
          <w:bCs/>
          <w:sz w:val="26"/>
          <w:szCs w:val="26"/>
          <w:lang w:val="es-ES"/>
        </w:rPr>
        <w:t xml:space="preserve">, hướng dẫn, đóng góp ý kiến, </w:t>
      </w:r>
      <w:r w:rsidR="008E474F" w:rsidRPr="00A03B6C">
        <w:rPr>
          <w:bCs/>
          <w:sz w:val="26"/>
          <w:szCs w:val="26"/>
          <w:lang w:val="es-ES"/>
        </w:rPr>
        <w:t xml:space="preserve">dành thời gian </w:t>
      </w:r>
      <w:r w:rsidR="00F23A57">
        <w:rPr>
          <w:bCs/>
          <w:sz w:val="26"/>
          <w:szCs w:val="26"/>
          <w:lang w:val="es-ES"/>
        </w:rPr>
        <w:t xml:space="preserve">quý báu </w:t>
      </w:r>
      <w:r w:rsidR="008E474F" w:rsidRPr="00A03B6C">
        <w:rPr>
          <w:bCs/>
          <w:sz w:val="26"/>
          <w:szCs w:val="26"/>
          <w:lang w:val="es-ES"/>
        </w:rPr>
        <w:t xml:space="preserve">trao đổi để </w:t>
      </w:r>
      <w:r>
        <w:rPr>
          <w:bCs/>
          <w:sz w:val="26"/>
          <w:szCs w:val="26"/>
          <w:lang w:val="es-ES"/>
        </w:rPr>
        <w:t>tôi</w:t>
      </w:r>
      <w:r w:rsidR="008E474F" w:rsidRPr="00A03B6C">
        <w:rPr>
          <w:bCs/>
          <w:sz w:val="26"/>
          <w:szCs w:val="26"/>
          <w:lang w:val="es-ES"/>
        </w:rPr>
        <w:t xml:space="preserve"> có thể hoàn thành luận văn.</w:t>
      </w:r>
    </w:p>
    <w:p w14:paraId="7B56ACCA" w14:textId="02CA2B34" w:rsidR="00D24648" w:rsidRPr="00A03B6C" w:rsidRDefault="00686815" w:rsidP="00D24648">
      <w:pPr>
        <w:spacing w:before="100" w:line="288" w:lineRule="auto"/>
        <w:ind w:firstLine="426"/>
        <w:rPr>
          <w:bCs/>
          <w:sz w:val="26"/>
          <w:szCs w:val="26"/>
          <w:lang w:val="es-ES"/>
        </w:rPr>
      </w:pPr>
      <w:r>
        <w:rPr>
          <w:bCs/>
          <w:sz w:val="26"/>
          <w:szCs w:val="26"/>
          <w:lang w:val="es-ES"/>
        </w:rPr>
        <w:t xml:space="preserve"> </w:t>
      </w:r>
      <w:r w:rsidR="00025924" w:rsidRPr="00A03B6C">
        <w:rPr>
          <w:bCs/>
          <w:sz w:val="26"/>
          <w:szCs w:val="26"/>
          <w:lang w:val="es-ES"/>
        </w:rPr>
        <w:t>Và đặc biệt cảm ơn</w:t>
      </w:r>
      <w:r w:rsidR="00D24648" w:rsidRPr="00A03B6C">
        <w:rPr>
          <w:bCs/>
          <w:sz w:val="26"/>
          <w:szCs w:val="26"/>
          <w:lang w:val="es-ES"/>
        </w:rPr>
        <w:t xml:space="preserve"> sự động viên của gia đình</w:t>
      </w:r>
      <w:r w:rsidR="00025924" w:rsidRPr="00A03B6C">
        <w:rPr>
          <w:bCs/>
          <w:sz w:val="26"/>
          <w:szCs w:val="26"/>
          <w:lang w:val="es-ES"/>
        </w:rPr>
        <w:t xml:space="preserve"> để </w:t>
      </w:r>
      <w:r>
        <w:rPr>
          <w:bCs/>
          <w:sz w:val="26"/>
          <w:szCs w:val="26"/>
          <w:lang w:val="es-ES"/>
        </w:rPr>
        <w:t>tôi</w:t>
      </w:r>
      <w:r w:rsidR="00025924" w:rsidRPr="00A03B6C">
        <w:rPr>
          <w:bCs/>
          <w:sz w:val="26"/>
          <w:szCs w:val="26"/>
          <w:lang w:val="es-ES"/>
        </w:rPr>
        <w:t xml:space="preserve"> có thêm động lực mau chóng hoàn thành luận văn tốt nghiệp</w:t>
      </w:r>
      <w:r w:rsidR="00D24648" w:rsidRPr="00A03B6C">
        <w:rPr>
          <w:bCs/>
          <w:sz w:val="26"/>
          <w:szCs w:val="26"/>
          <w:lang w:val="es-ES"/>
        </w:rPr>
        <w:t>. Xin chân thành cảm ơn bạn bè đã luôn bên cạnh động viên, giúp đỡ, chia sẻ kinh nghiệm</w:t>
      </w:r>
      <w:r w:rsidR="00341B18">
        <w:rPr>
          <w:bCs/>
          <w:sz w:val="26"/>
          <w:szCs w:val="26"/>
          <w:lang w:val="es-ES"/>
        </w:rPr>
        <w:t>, hiểu biết của mình cũng như đó</w:t>
      </w:r>
      <w:r w:rsidR="00D24648" w:rsidRPr="00A03B6C">
        <w:rPr>
          <w:bCs/>
          <w:sz w:val="26"/>
          <w:szCs w:val="26"/>
          <w:lang w:val="es-ES"/>
        </w:rPr>
        <w:t>ng góp ý kiến cho tôi.</w:t>
      </w:r>
    </w:p>
    <w:p w14:paraId="472FB73F" w14:textId="77777777" w:rsidR="00D24648" w:rsidRPr="00A03B6C" w:rsidRDefault="00D24648" w:rsidP="00D24648">
      <w:pPr>
        <w:spacing w:after="40" w:line="360" w:lineRule="auto"/>
        <w:ind w:right="1134" w:firstLine="567"/>
        <w:rPr>
          <w:rFonts w:asciiTheme="majorHAnsi" w:hAnsiTheme="majorHAnsi" w:cstheme="majorHAnsi"/>
          <w:sz w:val="26"/>
          <w:szCs w:val="26"/>
          <w:lang w:val="es-ES"/>
        </w:rPr>
      </w:pPr>
      <w:r w:rsidRPr="00A03B6C">
        <w:rPr>
          <w:rFonts w:asciiTheme="majorHAnsi" w:hAnsiTheme="majorHAnsi" w:cstheme="majorHAnsi"/>
          <w:sz w:val="26"/>
          <w:szCs w:val="26"/>
          <w:lang w:val="es-ES"/>
        </w:rPr>
        <w:t>Xin chân thành cảm ơn!</w:t>
      </w:r>
    </w:p>
    <w:p w14:paraId="0C95BB17" w14:textId="77777777" w:rsidR="008E474F" w:rsidRPr="00A03B6C" w:rsidRDefault="008E474F" w:rsidP="008E474F">
      <w:pPr>
        <w:spacing w:before="100" w:line="288" w:lineRule="auto"/>
        <w:ind w:firstLine="567"/>
        <w:rPr>
          <w:bCs/>
          <w:sz w:val="26"/>
          <w:szCs w:val="26"/>
          <w:lang w:val="es-ES"/>
        </w:rPr>
      </w:pPr>
    </w:p>
    <w:p w14:paraId="6737149B" w14:textId="77777777" w:rsidR="00ED640E" w:rsidRPr="00A03B6C" w:rsidRDefault="00ED640E" w:rsidP="00ED640E">
      <w:pPr>
        <w:spacing w:before="100" w:line="288" w:lineRule="auto"/>
        <w:rPr>
          <w:bCs/>
          <w:sz w:val="26"/>
          <w:szCs w:val="26"/>
          <w:lang w:val="es-ES"/>
        </w:rPr>
      </w:pPr>
    </w:p>
    <w:p w14:paraId="471E6170" w14:textId="77777777" w:rsidR="00ED640E" w:rsidRPr="00A03B6C" w:rsidRDefault="00ED640E" w:rsidP="00ED640E">
      <w:pPr>
        <w:spacing w:before="100" w:line="288" w:lineRule="auto"/>
        <w:rPr>
          <w:bCs/>
          <w:sz w:val="26"/>
          <w:szCs w:val="26"/>
          <w:lang w:val="es-ES"/>
        </w:rPr>
      </w:pPr>
    </w:p>
    <w:p w14:paraId="738CEB70" w14:textId="77777777" w:rsidR="00ED640E" w:rsidRPr="00A03B6C" w:rsidRDefault="00ED640E" w:rsidP="00ED640E">
      <w:pPr>
        <w:spacing w:before="100" w:line="288" w:lineRule="auto"/>
        <w:rPr>
          <w:bCs/>
          <w:sz w:val="26"/>
          <w:szCs w:val="26"/>
          <w:lang w:val="es-ES"/>
        </w:rPr>
      </w:pPr>
    </w:p>
    <w:p w14:paraId="00311B28" w14:textId="77777777" w:rsidR="00ED640E" w:rsidRPr="00A03B6C" w:rsidRDefault="00ED640E" w:rsidP="00ED640E">
      <w:pPr>
        <w:spacing w:before="100" w:line="288" w:lineRule="auto"/>
        <w:rPr>
          <w:bCs/>
          <w:sz w:val="26"/>
          <w:szCs w:val="26"/>
          <w:lang w:val="es-ES"/>
        </w:rPr>
      </w:pPr>
    </w:p>
    <w:p w14:paraId="76EB7D8F" w14:textId="77777777" w:rsidR="007D71E1" w:rsidRPr="00E761E3" w:rsidRDefault="007D71E1" w:rsidP="00ED640E">
      <w:pPr>
        <w:spacing w:before="100" w:line="288" w:lineRule="auto"/>
        <w:rPr>
          <w:bCs/>
          <w:sz w:val="26"/>
          <w:szCs w:val="26"/>
          <w:lang w:val="es-ES"/>
        </w:rPr>
      </w:pPr>
      <w:r w:rsidRPr="00A03B6C">
        <w:rPr>
          <w:bCs/>
          <w:sz w:val="26"/>
          <w:szCs w:val="26"/>
          <w:lang w:val="es-ES"/>
        </w:rPr>
        <w:t xml:space="preserve">                                                                             Cần Thơ, ngày</w:t>
      </w:r>
      <w:r w:rsidR="00EA7DEC" w:rsidRPr="00A03B6C">
        <w:rPr>
          <w:bCs/>
          <w:sz w:val="26"/>
          <w:szCs w:val="26"/>
          <w:lang w:val="es-ES"/>
        </w:rPr>
        <w:t xml:space="preserve"> </w:t>
      </w:r>
      <w:r w:rsidR="00E761E3">
        <w:rPr>
          <w:bCs/>
          <w:sz w:val="26"/>
          <w:szCs w:val="26"/>
          <w:lang w:val="es-ES"/>
        </w:rPr>
        <w:t>7 tháng 5</w:t>
      </w:r>
      <w:r w:rsidR="00EA7DEC" w:rsidRPr="00A03B6C">
        <w:rPr>
          <w:bCs/>
          <w:sz w:val="26"/>
          <w:szCs w:val="26"/>
          <w:lang w:val="es-ES"/>
        </w:rPr>
        <w:t xml:space="preserve"> năm 2017</w:t>
      </w:r>
    </w:p>
    <w:p w14:paraId="433CC159" w14:textId="77777777" w:rsidR="007D71E1" w:rsidRPr="00A03B6C" w:rsidRDefault="007D71E1" w:rsidP="00095FD4">
      <w:pPr>
        <w:spacing w:before="100" w:line="288" w:lineRule="auto"/>
        <w:rPr>
          <w:bCs/>
          <w:sz w:val="26"/>
          <w:szCs w:val="26"/>
          <w:lang w:val="es-ES"/>
        </w:rPr>
      </w:pPr>
      <w:r w:rsidRPr="00A03B6C">
        <w:rPr>
          <w:bCs/>
          <w:sz w:val="26"/>
          <w:szCs w:val="26"/>
          <w:lang w:val="es-ES"/>
        </w:rPr>
        <w:t xml:space="preserve">                                                                                             Người viết </w:t>
      </w:r>
    </w:p>
    <w:p w14:paraId="0CD258DD" w14:textId="77777777" w:rsidR="00A25F18" w:rsidRPr="00A03B6C" w:rsidRDefault="00A25F18" w:rsidP="00095FD4">
      <w:pPr>
        <w:spacing w:before="100" w:line="288" w:lineRule="auto"/>
        <w:rPr>
          <w:bCs/>
          <w:sz w:val="26"/>
          <w:szCs w:val="26"/>
          <w:lang w:val="es-ES"/>
        </w:rPr>
      </w:pPr>
    </w:p>
    <w:p w14:paraId="7CA7CE7A" w14:textId="77777777" w:rsidR="007D71E1" w:rsidRPr="00A03B6C" w:rsidRDefault="007D71E1" w:rsidP="00095FD4">
      <w:pPr>
        <w:spacing w:before="100" w:line="288" w:lineRule="auto"/>
        <w:rPr>
          <w:bCs/>
          <w:sz w:val="26"/>
          <w:szCs w:val="26"/>
          <w:lang w:val="es-ES"/>
        </w:rPr>
      </w:pPr>
      <w:r w:rsidRPr="00A03B6C">
        <w:rPr>
          <w:bCs/>
          <w:sz w:val="26"/>
          <w:szCs w:val="26"/>
          <w:lang w:val="es-ES"/>
        </w:rPr>
        <w:t xml:space="preserve">                                                                                       </w:t>
      </w:r>
      <w:r w:rsidR="00EA7DEC" w:rsidRPr="00A03B6C">
        <w:rPr>
          <w:bCs/>
          <w:sz w:val="26"/>
          <w:szCs w:val="26"/>
          <w:lang w:val="es-ES"/>
        </w:rPr>
        <w:t>Hồ Nguyễn Phú Long</w:t>
      </w:r>
    </w:p>
    <w:p w14:paraId="4CA9275D" w14:textId="77777777" w:rsidR="00B15D96" w:rsidRPr="00A03B6C" w:rsidRDefault="00724211" w:rsidP="00265D22">
      <w:pPr>
        <w:rPr>
          <w:sz w:val="26"/>
          <w:szCs w:val="26"/>
          <w:shd w:val="clear" w:color="auto" w:fill="FFFFFF"/>
          <w:lang w:val="es-ES"/>
        </w:rPr>
        <w:sectPr w:rsidR="00B15D96" w:rsidRPr="00A03B6C" w:rsidSect="00A279FF">
          <w:headerReference w:type="default" r:id="rId9"/>
          <w:footerReference w:type="default" r:id="rId10"/>
          <w:pgSz w:w="11906" w:h="16838"/>
          <w:pgMar w:top="1701" w:right="1134" w:bottom="1701" w:left="1985" w:header="720" w:footer="720" w:gutter="0"/>
          <w:cols w:space="720"/>
          <w:docGrid w:linePitch="360"/>
        </w:sectPr>
      </w:pPr>
      <w:r w:rsidRPr="00A03B6C">
        <w:rPr>
          <w:sz w:val="26"/>
          <w:szCs w:val="26"/>
          <w:shd w:val="clear" w:color="auto" w:fill="FFFFFF"/>
          <w:lang w:val="es-ES"/>
        </w:rPr>
        <w:t xml:space="preserve">  </w:t>
      </w:r>
    </w:p>
    <w:p w14:paraId="1057FD2B" w14:textId="77777777" w:rsidR="00F4357F" w:rsidRPr="00A03B6C" w:rsidRDefault="00F4357F" w:rsidP="00724211">
      <w:pPr>
        <w:jc w:val="center"/>
        <w:rPr>
          <w:b/>
          <w:bCs/>
          <w:sz w:val="32"/>
          <w:szCs w:val="32"/>
          <w:lang w:val="es-ES"/>
        </w:rPr>
      </w:pPr>
      <w:r w:rsidRPr="00A03B6C">
        <w:rPr>
          <w:b/>
          <w:bCs/>
          <w:sz w:val="32"/>
          <w:szCs w:val="32"/>
          <w:lang w:val="es-ES"/>
        </w:rPr>
        <w:lastRenderedPageBreak/>
        <w:t>MỤC LỤC</w:t>
      </w:r>
    </w:p>
    <w:p w14:paraId="1A98210E" w14:textId="77777777" w:rsidR="00F4357F" w:rsidRPr="00A03B6C" w:rsidRDefault="00F4357F" w:rsidP="00265D22">
      <w:pPr>
        <w:rPr>
          <w:b/>
          <w:bCs/>
          <w:lang w:val="es-ES"/>
        </w:rPr>
      </w:pPr>
    </w:p>
    <w:sdt>
      <w:sdtPr>
        <w:rPr>
          <w:b w:val="0"/>
          <w:noProof w:val="0"/>
          <w:sz w:val="26"/>
          <w:szCs w:val="26"/>
          <w:lang w:val="en-US"/>
        </w:rPr>
        <w:id w:val="850299880"/>
        <w:docPartObj>
          <w:docPartGallery w:val="Table of Contents"/>
          <w:docPartUnique/>
        </w:docPartObj>
      </w:sdtPr>
      <w:sdtEndPr>
        <w:rPr>
          <w:b/>
          <w:bCs/>
          <w:noProof/>
          <w:lang w:val="es-ES"/>
        </w:rPr>
      </w:sdtEndPr>
      <w:sdtContent>
        <w:p w14:paraId="5E0EA599" w14:textId="7C514B3A" w:rsidR="00CC401C" w:rsidRDefault="00CC401C">
          <w:pPr>
            <w:pStyle w:val="TOC1"/>
            <w:rPr>
              <w:rFonts w:asciiTheme="minorHAnsi" w:eastAsiaTheme="minorEastAsia" w:hAnsiTheme="minorHAnsi" w:cstheme="minorBidi"/>
              <w:b w:val="0"/>
              <w:sz w:val="22"/>
              <w:szCs w:val="22"/>
              <w:lang w:val="vi-VN" w:eastAsia="vi-VN"/>
            </w:rPr>
          </w:pPr>
          <w:r>
            <w:rPr>
              <w:sz w:val="26"/>
              <w:szCs w:val="26"/>
            </w:rPr>
            <w:fldChar w:fldCharType="begin"/>
          </w:r>
          <w:r>
            <w:rPr>
              <w:sz w:val="26"/>
              <w:szCs w:val="26"/>
            </w:rPr>
            <w:instrText xml:space="preserve"> TOC \o "1-5" \h \z \u </w:instrText>
          </w:r>
          <w:r>
            <w:rPr>
              <w:sz w:val="26"/>
              <w:szCs w:val="26"/>
            </w:rPr>
            <w:fldChar w:fldCharType="separate"/>
          </w:r>
          <w:hyperlink w:anchor="_Toc482441496" w:history="1">
            <w:r w:rsidRPr="004859A3">
              <w:rPr>
                <w:rStyle w:val="Hyperlink"/>
              </w:rPr>
              <w:t>PHẦN GIỚI THIỆU</w:t>
            </w:r>
            <w:r>
              <w:rPr>
                <w:webHidden/>
              </w:rPr>
              <w:tab/>
            </w:r>
            <w:r>
              <w:rPr>
                <w:webHidden/>
              </w:rPr>
              <w:fldChar w:fldCharType="begin"/>
            </w:r>
            <w:r>
              <w:rPr>
                <w:webHidden/>
              </w:rPr>
              <w:instrText xml:space="preserve"> PAGEREF _Toc482441496 \h </w:instrText>
            </w:r>
            <w:r>
              <w:rPr>
                <w:webHidden/>
              </w:rPr>
            </w:r>
            <w:r>
              <w:rPr>
                <w:webHidden/>
              </w:rPr>
              <w:fldChar w:fldCharType="separate"/>
            </w:r>
            <w:r w:rsidR="00480C89">
              <w:rPr>
                <w:webHidden/>
              </w:rPr>
              <w:t>7</w:t>
            </w:r>
            <w:r>
              <w:rPr>
                <w:webHidden/>
              </w:rPr>
              <w:fldChar w:fldCharType="end"/>
            </w:r>
          </w:hyperlink>
        </w:p>
        <w:p w14:paraId="72F3DA49" w14:textId="7F436BBF" w:rsidR="00CC401C" w:rsidRDefault="00C66169">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482441497" w:history="1">
            <w:r w:rsidR="00CC401C" w:rsidRPr="004859A3">
              <w:rPr>
                <w:rStyle w:val="Hyperlink"/>
                <w:noProof/>
                <w:lang w:val="es-ES"/>
              </w:rPr>
              <w:t>1.</w:t>
            </w:r>
            <w:r w:rsidR="00CC401C">
              <w:rPr>
                <w:rFonts w:asciiTheme="minorHAnsi" w:eastAsiaTheme="minorEastAsia" w:hAnsiTheme="minorHAnsi" w:cstheme="minorBidi"/>
                <w:noProof/>
                <w:sz w:val="22"/>
                <w:szCs w:val="22"/>
                <w:lang w:val="vi-VN" w:eastAsia="vi-VN"/>
              </w:rPr>
              <w:tab/>
            </w:r>
            <w:r w:rsidR="00CC401C" w:rsidRPr="004859A3">
              <w:rPr>
                <w:rStyle w:val="Hyperlink"/>
                <w:noProof/>
                <w:lang w:val="es-ES"/>
              </w:rPr>
              <w:t>Đặt vấn đề</w:t>
            </w:r>
            <w:r w:rsidR="00CC401C">
              <w:rPr>
                <w:noProof/>
                <w:webHidden/>
              </w:rPr>
              <w:tab/>
            </w:r>
            <w:r w:rsidR="00CC401C">
              <w:rPr>
                <w:noProof/>
                <w:webHidden/>
              </w:rPr>
              <w:fldChar w:fldCharType="begin"/>
            </w:r>
            <w:r w:rsidR="00CC401C">
              <w:rPr>
                <w:noProof/>
                <w:webHidden/>
              </w:rPr>
              <w:instrText xml:space="preserve"> PAGEREF _Toc482441497 \h </w:instrText>
            </w:r>
            <w:r w:rsidR="00CC401C">
              <w:rPr>
                <w:noProof/>
                <w:webHidden/>
              </w:rPr>
            </w:r>
            <w:r w:rsidR="00CC401C">
              <w:rPr>
                <w:noProof/>
                <w:webHidden/>
              </w:rPr>
              <w:fldChar w:fldCharType="separate"/>
            </w:r>
            <w:r w:rsidR="00480C89">
              <w:rPr>
                <w:noProof/>
                <w:webHidden/>
              </w:rPr>
              <w:t>7</w:t>
            </w:r>
            <w:r w:rsidR="00CC401C">
              <w:rPr>
                <w:noProof/>
                <w:webHidden/>
              </w:rPr>
              <w:fldChar w:fldCharType="end"/>
            </w:r>
          </w:hyperlink>
        </w:p>
        <w:p w14:paraId="100A1E74" w14:textId="2C85674B"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498" w:history="1">
            <w:r w:rsidR="00CC401C" w:rsidRPr="004859A3">
              <w:rPr>
                <w:rStyle w:val="Hyperlink"/>
                <w:noProof/>
                <w:lang w:val="es-ES"/>
              </w:rPr>
              <w:t>2. Lịch sử giải quyết vấn đề</w:t>
            </w:r>
            <w:r w:rsidR="00CC401C" w:rsidRPr="004859A3">
              <w:rPr>
                <w:rStyle w:val="Hyperlink"/>
                <w:noProof/>
                <w:lang w:val="vi-VN"/>
              </w:rPr>
              <w:t>.</w:t>
            </w:r>
            <w:r w:rsidR="00CC401C">
              <w:rPr>
                <w:noProof/>
                <w:webHidden/>
              </w:rPr>
              <w:tab/>
            </w:r>
            <w:r w:rsidR="00CC401C">
              <w:rPr>
                <w:noProof/>
                <w:webHidden/>
              </w:rPr>
              <w:fldChar w:fldCharType="begin"/>
            </w:r>
            <w:r w:rsidR="00CC401C">
              <w:rPr>
                <w:noProof/>
                <w:webHidden/>
              </w:rPr>
              <w:instrText xml:space="preserve"> PAGEREF _Toc482441498 \h </w:instrText>
            </w:r>
            <w:r w:rsidR="00CC401C">
              <w:rPr>
                <w:noProof/>
                <w:webHidden/>
              </w:rPr>
            </w:r>
            <w:r w:rsidR="00CC401C">
              <w:rPr>
                <w:noProof/>
                <w:webHidden/>
              </w:rPr>
              <w:fldChar w:fldCharType="separate"/>
            </w:r>
            <w:r w:rsidR="00480C89">
              <w:rPr>
                <w:noProof/>
                <w:webHidden/>
              </w:rPr>
              <w:t>7</w:t>
            </w:r>
            <w:r w:rsidR="00CC401C">
              <w:rPr>
                <w:noProof/>
                <w:webHidden/>
              </w:rPr>
              <w:fldChar w:fldCharType="end"/>
            </w:r>
          </w:hyperlink>
        </w:p>
        <w:p w14:paraId="6F3F0C66" w14:textId="4E15196B"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499" w:history="1">
            <w:r w:rsidR="00CC401C" w:rsidRPr="004859A3">
              <w:rPr>
                <w:rStyle w:val="Hyperlink"/>
                <w:noProof/>
                <w:lang w:val="es-ES"/>
              </w:rPr>
              <w:t>3. Mục tiêu đề tài</w:t>
            </w:r>
            <w:r w:rsidR="00CC401C">
              <w:rPr>
                <w:noProof/>
                <w:webHidden/>
              </w:rPr>
              <w:tab/>
            </w:r>
            <w:r w:rsidR="00CC401C">
              <w:rPr>
                <w:noProof/>
                <w:webHidden/>
              </w:rPr>
              <w:fldChar w:fldCharType="begin"/>
            </w:r>
            <w:r w:rsidR="00CC401C">
              <w:rPr>
                <w:noProof/>
                <w:webHidden/>
              </w:rPr>
              <w:instrText xml:space="preserve"> PAGEREF _Toc482441499 \h </w:instrText>
            </w:r>
            <w:r w:rsidR="00CC401C">
              <w:rPr>
                <w:noProof/>
                <w:webHidden/>
              </w:rPr>
            </w:r>
            <w:r w:rsidR="00CC401C">
              <w:rPr>
                <w:noProof/>
                <w:webHidden/>
              </w:rPr>
              <w:fldChar w:fldCharType="separate"/>
            </w:r>
            <w:r w:rsidR="00480C89">
              <w:rPr>
                <w:noProof/>
                <w:webHidden/>
              </w:rPr>
              <w:t>8</w:t>
            </w:r>
            <w:r w:rsidR="00CC401C">
              <w:rPr>
                <w:noProof/>
                <w:webHidden/>
              </w:rPr>
              <w:fldChar w:fldCharType="end"/>
            </w:r>
          </w:hyperlink>
        </w:p>
        <w:p w14:paraId="60CB911A" w14:textId="475D311C"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00" w:history="1">
            <w:r w:rsidR="00CC401C" w:rsidRPr="004859A3">
              <w:rPr>
                <w:rStyle w:val="Hyperlink"/>
                <w:noProof/>
                <w:lang w:val="es-ES"/>
              </w:rPr>
              <w:t>4. Đối tượng và phạm vi nghiên cứu</w:t>
            </w:r>
            <w:r w:rsidR="00CC401C">
              <w:rPr>
                <w:noProof/>
                <w:webHidden/>
              </w:rPr>
              <w:tab/>
            </w:r>
            <w:r w:rsidR="00CC401C">
              <w:rPr>
                <w:noProof/>
                <w:webHidden/>
              </w:rPr>
              <w:fldChar w:fldCharType="begin"/>
            </w:r>
            <w:r w:rsidR="00CC401C">
              <w:rPr>
                <w:noProof/>
                <w:webHidden/>
              </w:rPr>
              <w:instrText xml:space="preserve"> PAGEREF _Toc482441500 \h </w:instrText>
            </w:r>
            <w:r w:rsidR="00CC401C">
              <w:rPr>
                <w:noProof/>
                <w:webHidden/>
              </w:rPr>
            </w:r>
            <w:r w:rsidR="00CC401C">
              <w:rPr>
                <w:noProof/>
                <w:webHidden/>
              </w:rPr>
              <w:fldChar w:fldCharType="separate"/>
            </w:r>
            <w:r w:rsidR="00480C89">
              <w:rPr>
                <w:noProof/>
                <w:webHidden/>
              </w:rPr>
              <w:t>9</w:t>
            </w:r>
            <w:r w:rsidR="00CC401C">
              <w:rPr>
                <w:noProof/>
                <w:webHidden/>
              </w:rPr>
              <w:fldChar w:fldCharType="end"/>
            </w:r>
          </w:hyperlink>
        </w:p>
        <w:p w14:paraId="7C8A6995" w14:textId="5A0654CA"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01" w:history="1">
            <w:r w:rsidR="00CC401C" w:rsidRPr="004859A3">
              <w:rPr>
                <w:rStyle w:val="Hyperlink"/>
                <w:noProof/>
                <w:lang w:val="es-ES"/>
              </w:rPr>
              <w:t>5. Phương pháp nghiên cứu</w:t>
            </w:r>
            <w:r w:rsidR="00CC401C">
              <w:rPr>
                <w:noProof/>
                <w:webHidden/>
              </w:rPr>
              <w:tab/>
            </w:r>
            <w:r w:rsidR="00CC401C">
              <w:rPr>
                <w:noProof/>
                <w:webHidden/>
              </w:rPr>
              <w:fldChar w:fldCharType="begin"/>
            </w:r>
            <w:r w:rsidR="00CC401C">
              <w:rPr>
                <w:noProof/>
                <w:webHidden/>
              </w:rPr>
              <w:instrText xml:space="preserve"> PAGEREF _Toc482441501 \h </w:instrText>
            </w:r>
            <w:r w:rsidR="00CC401C">
              <w:rPr>
                <w:noProof/>
                <w:webHidden/>
              </w:rPr>
            </w:r>
            <w:r w:rsidR="00CC401C">
              <w:rPr>
                <w:noProof/>
                <w:webHidden/>
              </w:rPr>
              <w:fldChar w:fldCharType="separate"/>
            </w:r>
            <w:r w:rsidR="00480C89">
              <w:rPr>
                <w:noProof/>
                <w:webHidden/>
              </w:rPr>
              <w:t>9</w:t>
            </w:r>
            <w:r w:rsidR="00CC401C">
              <w:rPr>
                <w:noProof/>
                <w:webHidden/>
              </w:rPr>
              <w:fldChar w:fldCharType="end"/>
            </w:r>
          </w:hyperlink>
        </w:p>
        <w:p w14:paraId="650182D8" w14:textId="69DC5647"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02" w:history="1">
            <w:r w:rsidR="00CC401C" w:rsidRPr="004859A3">
              <w:rPr>
                <w:rStyle w:val="Hyperlink"/>
                <w:noProof/>
                <w:lang w:val="es-ES"/>
              </w:rPr>
              <w:t>6. Kết quả đạt được</w:t>
            </w:r>
            <w:r w:rsidR="00CC401C">
              <w:rPr>
                <w:noProof/>
                <w:webHidden/>
              </w:rPr>
              <w:tab/>
            </w:r>
            <w:r w:rsidR="00CC401C">
              <w:rPr>
                <w:noProof/>
                <w:webHidden/>
              </w:rPr>
              <w:fldChar w:fldCharType="begin"/>
            </w:r>
            <w:r w:rsidR="00CC401C">
              <w:rPr>
                <w:noProof/>
                <w:webHidden/>
              </w:rPr>
              <w:instrText xml:space="preserve"> PAGEREF _Toc482441502 \h </w:instrText>
            </w:r>
            <w:r w:rsidR="00CC401C">
              <w:rPr>
                <w:noProof/>
                <w:webHidden/>
              </w:rPr>
            </w:r>
            <w:r w:rsidR="00CC401C">
              <w:rPr>
                <w:noProof/>
                <w:webHidden/>
              </w:rPr>
              <w:fldChar w:fldCharType="separate"/>
            </w:r>
            <w:r w:rsidR="00480C89">
              <w:rPr>
                <w:noProof/>
                <w:webHidden/>
              </w:rPr>
              <w:t>10</w:t>
            </w:r>
            <w:r w:rsidR="00CC401C">
              <w:rPr>
                <w:noProof/>
                <w:webHidden/>
              </w:rPr>
              <w:fldChar w:fldCharType="end"/>
            </w:r>
          </w:hyperlink>
        </w:p>
        <w:p w14:paraId="06059348" w14:textId="676D7155"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03" w:history="1">
            <w:r w:rsidR="00CC401C" w:rsidRPr="004859A3">
              <w:rPr>
                <w:rStyle w:val="Hyperlink"/>
                <w:noProof/>
                <w:lang w:val="es-ES"/>
              </w:rPr>
              <w:t>7. Bố cục luận văn</w:t>
            </w:r>
            <w:r w:rsidR="00CC401C">
              <w:rPr>
                <w:noProof/>
                <w:webHidden/>
              </w:rPr>
              <w:tab/>
            </w:r>
            <w:r w:rsidR="00CC401C">
              <w:rPr>
                <w:noProof/>
                <w:webHidden/>
              </w:rPr>
              <w:fldChar w:fldCharType="begin"/>
            </w:r>
            <w:r w:rsidR="00CC401C">
              <w:rPr>
                <w:noProof/>
                <w:webHidden/>
              </w:rPr>
              <w:instrText xml:space="preserve"> PAGEREF _Toc482441503 \h </w:instrText>
            </w:r>
            <w:r w:rsidR="00CC401C">
              <w:rPr>
                <w:noProof/>
                <w:webHidden/>
              </w:rPr>
            </w:r>
            <w:r w:rsidR="00CC401C">
              <w:rPr>
                <w:noProof/>
                <w:webHidden/>
              </w:rPr>
              <w:fldChar w:fldCharType="separate"/>
            </w:r>
            <w:r w:rsidR="00480C89">
              <w:rPr>
                <w:noProof/>
                <w:webHidden/>
              </w:rPr>
              <w:t>10</w:t>
            </w:r>
            <w:r w:rsidR="00CC401C">
              <w:rPr>
                <w:noProof/>
                <w:webHidden/>
              </w:rPr>
              <w:fldChar w:fldCharType="end"/>
            </w:r>
          </w:hyperlink>
        </w:p>
        <w:p w14:paraId="1EEFD978" w14:textId="15B2BABA" w:rsidR="00CC401C" w:rsidRDefault="00C66169">
          <w:pPr>
            <w:pStyle w:val="TOC1"/>
            <w:rPr>
              <w:rFonts w:asciiTheme="minorHAnsi" w:eastAsiaTheme="minorEastAsia" w:hAnsiTheme="minorHAnsi" w:cstheme="minorBidi"/>
              <w:b w:val="0"/>
              <w:sz w:val="22"/>
              <w:szCs w:val="22"/>
              <w:lang w:val="vi-VN" w:eastAsia="vi-VN"/>
            </w:rPr>
          </w:pPr>
          <w:hyperlink w:anchor="_Toc482441504" w:history="1">
            <w:r w:rsidR="00CC401C" w:rsidRPr="004859A3">
              <w:rPr>
                <w:rStyle w:val="Hyperlink"/>
              </w:rPr>
              <w:t>PHẦN NỘI DUNG</w:t>
            </w:r>
            <w:r w:rsidR="00CC401C">
              <w:rPr>
                <w:webHidden/>
              </w:rPr>
              <w:tab/>
            </w:r>
            <w:r w:rsidR="00CC401C">
              <w:rPr>
                <w:webHidden/>
              </w:rPr>
              <w:fldChar w:fldCharType="begin"/>
            </w:r>
            <w:r w:rsidR="00CC401C">
              <w:rPr>
                <w:webHidden/>
              </w:rPr>
              <w:instrText xml:space="preserve"> PAGEREF _Toc482441504 \h </w:instrText>
            </w:r>
            <w:r w:rsidR="00CC401C">
              <w:rPr>
                <w:webHidden/>
              </w:rPr>
            </w:r>
            <w:r w:rsidR="00CC401C">
              <w:rPr>
                <w:webHidden/>
              </w:rPr>
              <w:fldChar w:fldCharType="separate"/>
            </w:r>
            <w:r w:rsidR="00480C89">
              <w:rPr>
                <w:webHidden/>
              </w:rPr>
              <w:t>12</w:t>
            </w:r>
            <w:r w:rsidR="00CC401C">
              <w:rPr>
                <w:webHidden/>
              </w:rPr>
              <w:fldChar w:fldCharType="end"/>
            </w:r>
          </w:hyperlink>
        </w:p>
        <w:p w14:paraId="72769FCA" w14:textId="424103A7" w:rsidR="00CC401C" w:rsidRDefault="00C66169">
          <w:pPr>
            <w:pStyle w:val="TOC1"/>
            <w:rPr>
              <w:rFonts w:asciiTheme="minorHAnsi" w:eastAsiaTheme="minorEastAsia" w:hAnsiTheme="minorHAnsi" w:cstheme="minorBidi"/>
              <w:b w:val="0"/>
              <w:sz w:val="22"/>
              <w:szCs w:val="22"/>
              <w:lang w:val="vi-VN" w:eastAsia="vi-VN"/>
            </w:rPr>
          </w:pPr>
          <w:hyperlink w:anchor="_Toc482441505" w:history="1">
            <w:r w:rsidR="00CC401C" w:rsidRPr="004859A3">
              <w:rPr>
                <w:rStyle w:val="Hyperlink"/>
              </w:rPr>
              <w:t>CHƯƠNG 1</w:t>
            </w:r>
            <w:r w:rsidR="00CC401C">
              <w:rPr>
                <w:webHidden/>
              </w:rPr>
              <w:tab/>
            </w:r>
            <w:r w:rsidR="00CC401C">
              <w:rPr>
                <w:webHidden/>
              </w:rPr>
              <w:fldChar w:fldCharType="begin"/>
            </w:r>
            <w:r w:rsidR="00CC401C">
              <w:rPr>
                <w:webHidden/>
              </w:rPr>
              <w:instrText xml:space="preserve"> PAGEREF _Toc482441505 \h </w:instrText>
            </w:r>
            <w:r w:rsidR="00CC401C">
              <w:rPr>
                <w:webHidden/>
              </w:rPr>
            </w:r>
            <w:r w:rsidR="00CC401C">
              <w:rPr>
                <w:webHidden/>
              </w:rPr>
              <w:fldChar w:fldCharType="separate"/>
            </w:r>
            <w:r w:rsidR="00480C89">
              <w:rPr>
                <w:webHidden/>
              </w:rPr>
              <w:t>12</w:t>
            </w:r>
            <w:r w:rsidR="00CC401C">
              <w:rPr>
                <w:webHidden/>
              </w:rPr>
              <w:fldChar w:fldCharType="end"/>
            </w:r>
          </w:hyperlink>
        </w:p>
        <w:p w14:paraId="4BDD085C" w14:textId="55B8E6AD" w:rsidR="00CC401C" w:rsidRDefault="00C66169">
          <w:pPr>
            <w:pStyle w:val="TOC1"/>
            <w:rPr>
              <w:rFonts w:asciiTheme="minorHAnsi" w:eastAsiaTheme="minorEastAsia" w:hAnsiTheme="minorHAnsi" w:cstheme="minorBidi"/>
              <w:b w:val="0"/>
              <w:sz w:val="22"/>
              <w:szCs w:val="22"/>
              <w:lang w:val="vi-VN" w:eastAsia="vi-VN"/>
            </w:rPr>
          </w:pPr>
          <w:hyperlink w:anchor="_Toc482441506" w:history="1">
            <w:r w:rsidR="00CC401C" w:rsidRPr="004859A3">
              <w:rPr>
                <w:rStyle w:val="Hyperlink"/>
              </w:rPr>
              <w:t>MÔ TẢ BÀI TOÁN</w:t>
            </w:r>
            <w:r w:rsidR="00CC401C">
              <w:rPr>
                <w:webHidden/>
              </w:rPr>
              <w:tab/>
            </w:r>
            <w:r w:rsidR="00CC401C">
              <w:rPr>
                <w:webHidden/>
              </w:rPr>
              <w:fldChar w:fldCharType="begin"/>
            </w:r>
            <w:r w:rsidR="00CC401C">
              <w:rPr>
                <w:webHidden/>
              </w:rPr>
              <w:instrText xml:space="preserve"> PAGEREF _Toc482441506 \h </w:instrText>
            </w:r>
            <w:r w:rsidR="00CC401C">
              <w:rPr>
                <w:webHidden/>
              </w:rPr>
            </w:r>
            <w:r w:rsidR="00CC401C">
              <w:rPr>
                <w:webHidden/>
              </w:rPr>
              <w:fldChar w:fldCharType="separate"/>
            </w:r>
            <w:r w:rsidR="00480C89">
              <w:rPr>
                <w:webHidden/>
              </w:rPr>
              <w:t>12</w:t>
            </w:r>
            <w:r w:rsidR="00CC401C">
              <w:rPr>
                <w:webHidden/>
              </w:rPr>
              <w:fldChar w:fldCharType="end"/>
            </w:r>
          </w:hyperlink>
        </w:p>
        <w:p w14:paraId="7996948C" w14:textId="26CC10E2"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07" w:history="1">
            <w:r w:rsidR="00CC401C" w:rsidRPr="004859A3">
              <w:rPr>
                <w:rStyle w:val="Hyperlink"/>
                <w:noProof/>
                <w:lang w:val="es-ES"/>
              </w:rPr>
              <w:t xml:space="preserve">1. </w:t>
            </w:r>
            <w:r w:rsidR="00CC401C" w:rsidRPr="004859A3">
              <w:rPr>
                <w:rStyle w:val="Hyperlink"/>
                <w:noProof/>
                <w:lang w:val="es-ES" w:eastAsia="vi-VN"/>
              </w:rPr>
              <w:t>Mô tả chi tiết bài toán</w:t>
            </w:r>
            <w:r w:rsidR="00CC401C">
              <w:rPr>
                <w:noProof/>
                <w:webHidden/>
              </w:rPr>
              <w:tab/>
            </w:r>
            <w:r w:rsidR="00CC401C">
              <w:rPr>
                <w:noProof/>
                <w:webHidden/>
              </w:rPr>
              <w:fldChar w:fldCharType="begin"/>
            </w:r>
            <w:r w:rsidR="00CC401C">
              <w:rPr>
                <w:noProof/>
                <w:webHidden/>
              </w:rPr>
              <w:instrText xml:space="preserve"> PAGEREF _Toc482441507 \h </w:instrText>
            </w:r>
            <w:r w:rsidR="00CC401C">
              <w:rPr>
                <w:noProof/>
                <w:webHidden/>
              </w:rPr>
            </w:r>
            <w:r w:rsidR="00CC401C">
              <w:rPr>
                <w:noProof/>
                <w:webHidden/>
              </w:rPr>
              <w:fldChar w:fldCharType="separate"/>
            </w:r>
            <w:r w:rsidR="00480C89">
              <w:rPr>
                <w:noProof/>
                <w:webHidden/>
              </w:rPr>
              <w:t>12</w:t>
            </w:r>
            <w:r w:rsidR="00CC401C">
              <w:rPr>
                <w:noProof/>
                <w:webHidden/>
              </w:rPr>
              <w:fldChar w:fldCharType="end"/>
            </w:r>
          </w:hyperlink>
        </w:p>
        <w:p w14:paraId="20CDCAFA" w14:textId="755F5C9F"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08" w:history="1">
            <w:r w:rsidR="00CC401C" w:rsidRPr="004859A3">
              <w:rPr>
                <w:rStyle w:val="Hyperlink"/>
                <w:noProof/>
                <w:lang w:val="es-ES" w:eastAsia="vi-VN"/>
              </w:rPr>
              <w:t>2. Cơ sở lý thuyết</w:t>
            </w:r>
            <w:r w:rsidR="00CC401C">
              <w:rPr>
                <w:noProof/>
                <w:webHidden/>
              </w:rPr>
              <w:tab/>
            </w:r>
            <w:r w:rsidR="00CC401C">
              <w:rPr>
                <w:noProof/>
                <w:webHidden/>
              </w:rPr>
              <w:fldChar w:fldCharType="begin"/>
            </w:r>
            <w:r w:rsidR="00CC401C">
              <w:rPr>
                <w:noProof/>
                <w:webHidden/>
              </w:rPr>
              <w:instrText xml:space="preserve"> PAGEREF _Toc482441508 \h </w:instrText>
            </w:r>
            <w:r w:rsidR="00CC401C">
              <w:rPr>
                <w:noProof/>
                <w:webHidden/>
              </w:rPr>
            </w:r>
            <w:r w:rsidR="00CC401C">
              <w:rPr>
                <w:noProof/>
                <w:webHidden/>
              </w:rPr>
              <w:fldChar w:fldCharType="separate"/>
            </w:r>
            <w:r w:rsidR="00480C89">
              <w:rPr>
                <w:noProof/>
                <w:webHidden/>
              </w:rPr>
              <w:t>15</w:t>
            </w:r>
            <w:r w:rsidR="00CC401C">
              <w:rPr>
                <w:noProof/>
                <w:webHidden/>
              </w:rPr>
              <w:fldChar w:fldCharType="end"/>
            </w:r>
          </w:hyperlink>
        </w:p>
        <w:p w14:paraId="11F0A613" w14:textId="1F2BD573"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09" w:history="1">
            <w:r w:rsidR="00CC401C" w:rsidRPr="004859A3">
              <w:rPr>
                <w:rStyle w:val="Hyperlink"/>
                <w:noProof/>
                <w:lang w:val="es-ES"/>
              </w:rPr>
              <w:t>2.1. Laravel Framework</w:t>
            </w:r>
            <w:r w:rsidR="00CC401C">
              <w:rPr>
                <w:noProof/>
                <w:webHidden/>
              </w:rPr>
              <w:tab/>
            </w:r>
            <w:r w:rsidR="00CC401C">
              <w:rPr>
                <w:noProof/>
                <w:webHidden/>
              </w:rPr>
              <w:fldChar w:fldCharType="begin"/>
            </w:r>
            <w:r w:rsidR="00CC401C">
              <w:rPr>
                <w:noProof/>
                <w:webHidden/>
              </w:rPr>
              <w:instrText xml:space="preserve"> PAGEREF _Toc482441509 \h </w:instrText>
            </w:r>
            <w:r w:rsidR="00CC401C">
              <w:rPr>
                <w:noProof/>
                <w:webHidden/>
              </w:rPr>
            </w:r>
            <w:r w:rsidR="00CC401C">
              <w:rPr>
                <w:noProof/>
                <w:webHidden/>
              </w:rPr>
              <w:fldChar w:fldCharType="separate"/>
            </w:r>
            <w:r w:rsidR="00480C89">
              <w:rPr>
                <w:noProof/>
                <w:webHidden/>
              </w:rPr>
              <w:t>15</w:t>
            </w:r>
            <w:r w:rsidR="00CC401C">
              <w:rPr>
                <w:noProof/>
                <w:webHidden/>
              </w:rPr>
              <w:fldChar w:fldCharType="end"/>
            </w:r>
          </w:hyperlink>
        </w:p>
        <w:p w14:paraId="581FE4CB" w14:textId="2871AFE6"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0" w:history="1">
            <w:r w:rsidR="00CC401C" w:rsidRPr="004859A3">
              <w:rPr>
                <w:rStyle w:val="Hyperlink"/>
                <w:noProof/>
                <w:lang w:val="es-ES"/>
              </w:rPr>
              <w:t>2.1.1. Giới thiệu</w:t>
            </w:r>
            <w:r w:rsidR="00CC401C">
              <w:rPr>
                <w:noProof/>
                <w:webHidden/>
              </w:rPr>
              <w:tab/>
            </w:r>
            <w:r w:rsidR="00CC401C">
              <w:rPr>
                <w:noProof/>
                <w:webHidden/>
              </w:rPr>
              <w:fldChar w:fldCharType="begin"/>
            </w:r>
            <w:r w:rsidR="00CC401C">
              <w:rPr>
                <w:noProof/>
                <w:webHidden/>
              </w:rPr>
              <w:instrText xml:space="preserve"> PAGEREF _Toc482441510 \h </w:instrText>
            </w:r>
            <w:r w:rsidR="00CC401C">
              <w:rPr>
                <w:noProof/>
                <w:webHidden/>
              </w:rPr>
            </w:r>
            <w:r w:rsidR="00CC401C">
              <w:rPr>
                <w:noProof/>
                <w:webHidden/>
              </w:rPr>
              <w:fldChar w:fldCharType="separate"/>
            </w:r>
            <w:r w:rsidR="00480C89">
              <w:rPr>
                <w:noProof/>
                <w:webHidden/>
              </w:rPr>
              <w:t>15</w:t>
            </w:r>
            <w:r w:rsidR="00CC401C">
              <w:rPr>
                <w:noProof/>
                <w:webHidden/>
              </w:rPr>
              <w:fldChar w:fldCharType="end"/>
            </w:r>
          </w:hyperlink>
        </w:p>
        <w:p w14:paraId="5A991AEF" w14:textId="3D38BCDF"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1" w:history="1">
            <w:r w:rsidR="00CC401C" w:rsidRPr="004859A3">
              <w:rPr>
                <w:rStyle w:val="Hyperlink"/>
                <w:noProof/>
                <w:lang w:val="es-ES"/>
              </w:rPr>
              <w:t>2.1.2 Cài đặt</w:t>
            </w:r>
            <w:r w:rsidR="00CC401C">
              <w:rPr>
                <w:noProof/>
                <w:webHidden/>
              </w:rPr>
              <w:tab/>
            </w:r>
            <w:r w:rsidR="00CC401C">
              <w:rPr>
                <w:noProof/>
                <w:webHidden/>
              </w:rPr>
              <w:fldChar w:fldCharType="begin"/>
            </w:r>
            <w:r w:rsidR="00CC401C">
              <w:rPr>
                <w:noProof/>
                <w:webHidden/>
              </w:rPr>
              <w:instrText xml:space="preserve"> PAGEREF _Toc482441511 \h </w:instrText>
            </w:r>
            <w:r w:rsidR="00CC401C">
              <w:rPr>
                <w:noProof/>
                <w:webHidden/>
              </w:rPr>
            </w:r>
            <w:r w:rsidR="00CC401C">
              <w:rPr>
                <w:noProof/>
                <w:webHidden/>
              </w:rPr>
              <w:fldChar w:fldCharType="separate"/>
            </w:r>
            <w:r w:rsidR="00480C89">
              <w:rPr>
                <w:noProof/>
                <w:webHidden/>
              </w:rPr>
              <w:t>16</w:t>
            </w:r>
            <w:r w:rsidR="00CC401C">
              <w:rPr>
                <w:noProof/>
                <w:webHidden/>
              </w:rPr>
              <w:fldChar w:fldCharType="end"/>
            </w:r>
          </w:hyperlink>
        </w:p>
        <w:p w14:paraId="3EAB1ED6" w14:textId="0F216741"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2" w:history="1">
            <w:r w:rsidR="00CC401C" w:rsidRPr="004859A3">
              <w:rPr>
                <w:rStyle w:val="Hyperlink"/>
                <w:noProof/>
                <w:lang w:val="es-ES"/>
              </w:rPr>
              <w:t>1.3 Cấu hình</w:t>
            </w:r>
            <w:r w:rsidR="00CC401C">
              <w:rPr>
                <w:noProof/>
                <w:webHidden/>
              </w:rPr>
              <w:tab/>
            </w:r>
            <w:r w:rsidR="00CC401C">
              <w:rPr>
                <w:noProof/>
                <w:webHidden/>
              </w:rPr>
              <w:fldChar w:fldCharType="begin"/>
            </w:r>
            <w:r w:rsidR="00CC401C">
              <w:rPr>
                <w:noProof/>
                <w:webHidden/>
              </w:rPr>
              <w:instrText xml:space="preserve"> PAGEREF _Toc482441512 \h </w:instrText>
            </w:r>
            <w:r w:rsidR="00CC401C">
              <w:rPr>
                <w:noProof/>
                <w:webHidden/>
              </w:rPr>
            </w:r>
            <w:r w:rsidR="00CC401C">
              <w:rPr>
                <w:noProof/>
                <w:webHidden/>
              </w:rPr>
              <w:fldChar w:fldCharType="separate"/>
            </w:r>
            <w:r w:rsidR="00480C89">
              <w:rPr>
                <w:noProof/>
                <w:webHidden/>
              </w:rPr>
              <w:t>16</w:t>
            </w:r>
            <w:r w:rsidR="00CC401C">
              <w:rPr>
                <w:noProof/>
                <w:webHidden/>
              </w:rPr>
              <w:fldChar w:fldCharType="end"/>
            </w:r>
          </w:hyperlink>
        </w:p>
        <w:p w14:paraId="45CAD3AE" w14:textId="29B2767F"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3" w:history="1">
            <w:r w:rsidR="00CC401C" w:rsidRPr="004859A3">
              <w:rPr>
                <w:rStyle w:val="Hyperlink"/>
                <w:noProof/>
                <w:lang w:val="es-ES"/>
              </w:rPr>
              <w:t>2.1.4 Lớp điều hướng (Route)</w:t>
            </w:r>
            <w:r w:rsidR="00CC401C">
              <w:rPr>
                <w:noProof/>
                <w:webHidden/>
              </w:rPr>
              <w:tab/>
            </w:r>
            <w:r w:rsidR="00CC401C">
              <w:rPr>
                <w:noProof/>
                <w:webHidden/>
              </w:rPr>
              <w:fldChar w:fldCharType="begin"/>
            </w:r>
            <w:r w:rsidR="00CC401C">
              <w:rPr>
                <w:noProof/>
                <w:webHidden/>
              </w:rPr>
              <w:instrText xml:space="preserve"> PAGEREF _Toc482441513 \h </w:instrText>
            </w:r>
            <w:r w:rsidR="00CC401C">
              <w:rPr>
                <w:noProof/>
                <w:webHidden/>
              </w:rPr>
            </w:r>
            <w:r w:rsidR="00CC401C">
              <w:rPr>
                <w:noProof/>
                <w:webHidden/>
              </w:rPr>
              <w:fldChar w:fldCharType="separate"/>
            </w:r>
            <w:r w:rsidR="00480C89">
              <w:rPr>
                <w:noProof/>
                <w:webHidden/>
              </w:rPr>
              <w:t>16</w:t>
            </w:r>
            <w:r w:rsidR="00CC401C">
              <w:rPr>
                <w:noProof/>
                <w:webHidden/>
              </w:rPr>
              <w:fldChar w:fldCharType="end"/>
            </w:r>
          </w:hyperlink>
        </w:p>
        <w:p w14:paraId="11278F2F" w14:textId="35BAD5E9"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4" w:history="1">
            <w:r w:rsidR="00CC401C" w:rsidRPr="004859A3">
              <w:rPr>
                <w:rStyle w:val="Hyperlink"/>
                <w:noProof/>
                <w:lang w:val="es-ES"/>
              </w:rPr>
              <w:t>2.1.5 Lớp điều khiển (Controller)</w:t>
            </w:r>
            <w:r w:rsidR="00CC401C">
              <w:rPr>
                <w:noProof/>
                <w:webHidden/>
              </w:rPr>
              <w:tab/>
            </w:r>
            <w:r w:rsidR="00CC401C">
              <w:rPr>
                <w:noProof/>
                <w:webHidden/>
              </w:rPr>
              <w:fldChar w:fldCharType="begin"/>
            </w:r>
            <w:r w:rsidR="00CC401C">
              <w:rPr>
                <w:noProof/>
                <w:webHidden/>
              </w:rPr>
              <w:instrText xml:space="preserve"> PAGEREF _Toc482441514 \h </w:instrText>
            </w:r>
            <w:r w:rsidR="00CC401C">
              <w:rPr>
                <w:noProof/>
                <w:webHidden/>
              </w:rPr>
            </w:r>
            <w:r w:rsidR="00CC401C">
              <w:rPr>
                <w:noProof/>
                <w:webHidden/>
              </w:rPr>
              <w:fldChar w:fldCharType="separate"/>
            </w:r>
            <w:r w:rsidR="00480C89">
              <w:rPr>
                <w:noProof/>
                <w:webHidden/>
              </w:rPr>
              <w:t>17</w:t>
            </w:r>
            <w:r w:rsidR="00CC401C">
              <w:rPr>
                <w:noProof/>
                <w:webHidden/>
              </w:rPr>
              <w:fldChar w:fldCharType="end"/>
            </w:r>
          </w:hyperlink>
        </w:p>
        <w:p w14:paraId="35ACB0CD" w14:textId="1DCB88FA" w:rsidR="00CC401C" w:rsidRP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5" w:history="1">
            <w:r w:rsidR="00CC401C" w:rsidRPr="00CC401C">
              <w:rPr>
                <w:rStyle w:val="Hyperlink"/>
                <w:noProof/>
                <w:lang w:val="vi-VN" w:eastAsia="vi-VN"/>
              </w:rPr>
              <w:t>2.1.6 Lớp giao diện (View)</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_Toc482441515 \h </w:instrText>
            </w:r>
            <w:r w:rsidR="00CC401C" w:rsidRPr="00CC401C">
              <w:rPr>
                <w:noProof/>
                <w:webHidden/>
              </w:rPr>
            </w:r>
            <w:r w:rsidR="00CC401C" w:rsidRPr="00CC401C">
              <w:rPr>
                <w:noProof/>
                <w:webHidden/>
              </w:rPr>
              <w:fldChar w:fldCharType="separate"/>
            </w:r>
            <w:r w:rsidR="00480C89">
              <w:rPr>
                <w:noProof/>
                <w:webHidden/>
              </w:rPr>
              <w:t>17</w:t>
            </w:r>
            <w:r w:rsidR="00CC401C" w:rsidRPr="00CC401C">
              <w:rPr>
                <w:noProof/>
                <w:webHidden/>
              </w:rPr>
              <w:fldChar w:fldCharType="end"/>
            </w:r>
          </w:hyperlink>
        </w:p>
        <w:p w14:paraId="3D078130" w14:textId="13078E24" w:rsidR="00CC401C" w:rsidRP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6" w:history="1">
            <w:r w:rsidR="00CC401C" w:rsidRPr="00CC401C">
              <w:rPr>
                <w:rStyle w:val="Hyperlink"/>
                <w:noProof/>
                <w:shd w:val="clear" w:color="auto" w:fill="FFFFFF"/>
                <w:lang w:val="vi-VN"/>
              </w:rPr>
              <w:t>2.1.7 Làm việc với cơ sở dữ liệu</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_Toc482441516 \h </w:instrText>
            </w:r>
            <w:r w:rsidR="00CC401C" w:rsidRPr="00CC401C">
              <w:rPr>
                <w:noProof/>
                <w:webHidden/>
              </w:rPr>
            </w:r>
            <w:r w:rsidR="00CC401C" w:rsidRPr="00CC401C">
              <w:rPr>
                <w:noProof/>
                <w:webHidden/>
              </w:rPr>
              <w:fldChar w:fldCharType="separate"/>
            </w:r>
            <w:r w:rsidR="00480C89">
              <w:rPr>
                <w:noProof/>
                <w:webHidden/>
              </w:rPr>
              <w:t>17</w:t>
            </w:r>
            <w:r w:rsidR="00CC401C" w:rsidRPr="00CC401C">
              <w:rPr>
                <w:noProof/>
                <w:webHidden/>
              </w:rPr>
              <w:fldChar w:fldCharType="end"/>
            </w:r>
          </w:hyperlink>
        </w:p>
        <w:p w14:paraId="63F3EAAC" w14:textId="18008423"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17" w:history="1">
            <w:r w:rsidR="00CC401C" w:rsidRPr="004859A3">
              <w:rPr>
                <w:rStyle w:val="Hyperlink"/>
                <w:noProof/>
                <w:lang w:val="es-ES"/>
              </w:rPr>
              <w:t>2.2 Web service</w:t>
            </w:r>
            <w:r w:rsidR="00CC401C">
              <w:rPr>
                <w:noProof/>
                <w:webHidden/>
              </w:rPr>
              <w:tab/>
            </w:r>
            <w:r w:rsidR="00CC401C">
              <w:rPr>
                <w:noProof/>
                <w:webHidden/>
              </w:rPr>
              <w:fldChar w:fldCharType="begin"/>
            </w:r>
            <w:r w:rsidR="00CC401C">
              <w:rPr>
                <w:noProof/>
                <w:webHidden/>
              </w:rPr>
              <w:instrText xml:space="preserve"> PAGEREF _Toc482441517 \h </w:instrText>
            </w:r>
            <w:r w:rsidR="00CC401C">
              <w:rPr>
                <w:noProof/>
                <w:webHidden/>
              </w:rPr>
            </w:r>
            <w:r w:rsidR="00CC401C">
              <w:rPr>
                <w:noProof/>
                <w:webHidden/>
              </w:rPr>
              <w:fldChar w:fldCharType="separate"/>
            </w:r>
            <w:r w:rsidR="00480C89">
              <w:rPr>
                <w:noProof/>
                <w:webHidden/>
              </w:rPr>
              <w:t>18</w:t>
            </w:r>
            <w:r w:rsidR="00CC401C">
              <w:rPr>
                <w:noProof/>
                <w:webHidden/>
              </w:rPr>
              <w:fldChar w:fldCharType="end"/>
            </w:r>
          </w:hyperlink>
        </w:p>
        <w:p w14:paraId="1F7EB954" w14:textId="54B085D0"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8" w:history="1">
            <w:r w:rsidR="00CC401C" w:rsidRPr="004859A3">
              <w:rPr>
                <w:rStyle w:val="Hyperlink"/>
                <w:noProof/>
                <w:lang w:val="es-ES"/>
              </w:rPr>
              <w:t>2.2.1 Định nghĩa</w:t>
            </w:r>
            <w:r w:rsidR="00CC401C">
              <w:rPr>
                <w:noProof/>
                <w:webHidden/>
              </w:rPr>
              <w:tab/>
            </w:r>
            <w:r w:rsidR="00CC401C">
              <w:rPr>
                <w:noProof/>
                <w:webHidden/>
              </w:rPr>
              <w:fldChar w:fldCharType="begin"/>
            </w:r>
            <w:r w:rsidR="00CC401C">
              <w:rPr>
                <w:noProof/>
                <w:webHidden/>
              </w:rPr>
              <w:instrText xml:space="preserve"> PAGEREF _Toc482441518 \h </w:instrText>
            </w:r>
            <w:r w:rsidR="00CC401C">
              <w:rPr>
                <w:noProof/>
                <w:webHidden/>
              </w:rPr>
            </w:r>
            <w:r w:rsidR="00CC401C">
              <w:rPr>
                <w:noProof/>
                <w:webHidden/>
              </w:rPr>
              <w:fldChar w:fldCharType="separate"/>
            </w:r>
            <w:r w:rsidR="00480C89">
              <w:rPr>
                <w:noProof/>
                <w:webHidden/>
              </w:rPr>
              <w:t>18</w:t>
            </w:r>
            <w:r w:rsidR="00CC401C">
              <w:rPr>
                <w:noProof/>
                <w:webHidden/>
              </w:rPr>
              <w:fldChar w:fldCharType="end"/>
            </w:r>
          </w:hyperlink>
        </w:p>
        <w:p w14:paraId="5B98941F" w14:textId="0D20506C"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19" w:history="1">
            <w:r w:rsidR="00CC401C" w:rsidRPr="004859A3">
              <w:rPr>
                <w:rStyle w:val="Hyperlink"/>
                <w:noProof/>
                <w:lang w:val="es-ES"/>
              </w:rPr>
              <w:t>2.2.2 RESTful service</w:t>
            </w:r>
            <w:r w:rsidR="00CC401C">
              <w:rPr>
                <w:noProof/>
                <w:webHidden/>
              </w:rPr>
              <w:tab/>
            </w:r>
            <w:r w:rsidR="00CC401C">
              <w:rPr>
                <w:noProof/>
                <w:webHidden/>
              </w:rPr>
              <w:fldChar w:fldCharType="begin"/>
            </w:r>
            <w:r w:rsidR="00CC401C">
              <w:rPr>
                <w:noProof/>
                <w:webHidden/>
              </w:rPr>
              <w:instrText xml:space="preserve"> PAGEREF _Toc482441519 \h </w:instrText>
            </w:r>
            <w:r w:rsidR="00CC401C">
              <w:rPr>
                <w:noProof/>
                <w:webHidden/>
              </w:rPr>
            </w:r>
            <w:r w:rsidR="00CC401C">
              <w:rPr>
                <w:noProof/>
                <w:webHidden/>
              </w:rPr>
              <w:fldChar w:fldCharType="separate"/>
            </w:r>
            <w:r w:rsidR="00480C89">
              <w:rPr>
                <w:noProof/>
                <w:webHidden/>
              </w:rPr>
              <w:t>18</w:t>
            </w:r>
            <w:r w:rsidR="00CC401C">
              <w:rPr>
                <w:noProof/>
                <w:webHidden/>
              </w:rPr>
              <w:fldChar w:fldCharType="end"/>
            </w:r>
          </w:hyperlink>
        </w:p>
        <w:p w14:paraId="0777437B" w14:textId="19D46872"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20" w:history="1">
            <w:r w:rsidR="00CC401C" w:rsidRPr="004859A3">
              <w:rPr>
                <w:rStyle w:val="Hyperlink"/>
                <w:noProof/>
                <w:lang w:eastAsia="vi-VN"/>
              </w:rPr>
              <w:t>2.2.3 Truyền tải JSON, XML</w:t>
            </w:r>
            <w:r w:rsidR="00CC401C">
              <w:rPr>
                <w:noProof/>
                <w:webHidden/>
              </w:rPr>
              <w:tab/>
            </w:r>
            <w:r w:rsidR="00CC401C">
              <w:rPr>
                <w:noProof/>
                <w:webHidden/>
              </w:rPr>
              <w:fldChar w:fldCharType="begin"/>
            </w:r>
            <w:r w:rsidR="00CC401C">
              <w:rPr>
                <w:noProof/>
                <w:webHidden/>
              </w:rPr>
              <w:instrText xml:space="preserve"> PAGEREF _Toc482441520 \h </w:instrText>
            </w:r>
            <w:r w:rsidR="00CC401C">
              <w:rPr>
                <w:noProof/>
                <w:webHidden/>
              </w:rPr>
            </w:r>
            <w:r w:rsidR="00CC401C">
              <w:rPr>
                <w:noProof/>
                <w:webHidden/>
              </w:rPr>
              <w:fldChar w:fldCharType="separate"/>
            </w:r>
            <w:r w:rsidR="00480C89">
              <w:rPr>
                <w:noProof/>
                <w:webHidden/>
              </w:rPr>
              <w:t>18</w:t>
            </w:r>
            <w:r w:rsidR="00CC401C">
              <w:rPr>
                <w:noProof/>
                <w:webHidden/>
              </w:rPr>
              <w:fldChar w:fldCharType="end"/>
            </w:r>
          </w:hyperlink>
        </w:p>
        <w:p w14:paraId="05646D79" w14:textId="10DC90E6"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21" w:history="1">
            <w:r w:rsidR="00CC401C" w:rsidRPr="004859A3">
              <w:rPr>
                <w:rStyle w:val="Hyperlink"/>
                <w:noProof/>
                <w:lang w:val="es-ES" w:eastAsia="vi-VN"/>
              </w:rPr>
              <w:t>3. Mô tả giải pháp cho bài toán</w:t>
            </w:r>
            <w:r w:rsidR="00CC401C">
              <w:rPr>
                <w:noProof/>
                <w:webHidden/>
              </w:rPr>
              <w:tab/>
            </w:r>
            <w:r w:rsidR="00CC401C">
              <w:rPr>
                <w:noProof/>
                <w:webHidden/>
              </w:rPr>
              <w:fldChar w:fldCharType="begin"/>
            </w:r>
            <w:r w:rsidR="00CC401C">
              <w:rPr>
                <w:noProof/>
                <w:webHidden/>
              </w:rPr>
              <w:instrText xml:space="preserve"> PAGEREF _Toc482441521 \h </w:instrText>
            </w:r>
            <w:r w:rsidR="00CC401C">
              <w:rPr>
                <w:noProof/>
                <w:webHidden/>
              </w:rPr>
            </w:r>
            <w:r w:rsidR="00CC401C">
              <w:rPr>
                <w:noProof/>
                <w:webHidden/>
              </w:rPr>
              <w:fldChar w:fldCharType="separate"/>
            </w:r>
            <w:r w:rsidR="00480C89">
              <w:rPr>
                <w:noProof/>
                <w:webHidden/>
              </w:rPr>
              <w:t>18</w:t>
            </w:r>
            <w:r w:rsidR="00CC401C">
              <w:rPr>
                <w:noProof/>
                <w:webHidden/>
              </w:rPr>
              <w:fldChar w:fldCharType="end"/>
            </w:r>
          </w:hyperlink>
        </w:p>
        <w:p w14:paraId="78C87FBD" w14:textId="02BE892A" w:rsidR="00CC401C" w:rsidRDefault="00C66169">
          <w:pPr>
            <w:pStyle w:val="TOC1"/>
            <w:rPr>
              <w:rFonts w:asciiTheme="minorHAnsi" w:eastAsiaTheme="minorEastAsia" w:hAnsiTheme="minorHAnsi" w:cstheme="minorBidi"/>
              <w:b w:val="0"/>
              <w:sz w:val="22"/>
              <w:szCs w:val="22"/>
              <w:lang w:val="vi-VN" w:eastAsia="vi-VN"/>
            </w:rPr>
          </w:pPr>
          <w:hyperlink w:anchor="_Toc482441522" w:history="1">
            <w:r w:rsidR="00CC401C" w:rsidRPr="004859A3">
              <w:rPr>
                <w:rStyle w:val="Hyperlink"/>
              </w:rPr>
              <w:t>CHƯƠNG 2</w:t>
            </w:r>
            <w:r w:rsidR="00CC401C">
              <w:rPr>
                <w:webHidden/>
              </w:rPr>
              <w:tab/>
            </w:r>
            <w:r w:rsidR="00CC401C">
              <w:rPr>
                <w:webHidden/>
              </w:rPr>
              <w:fldChar w:fldCharType="begin"/>
            </w:r>
            <w:r w:rsidR="00CC401C">
              <w:rPr>
                <w:webHidden/>
              </w:rPr>
              <w:instrText xml:space="preserve"> PAGEREF _Toc482441522 \h </w:instrText>
            </w:r>
            <w:r w:rsidR="00CC401C">
              <w:rPr>
                <w:webHidden/>
              </w:rPr>
            </w:r>
            <w:r w:rsidR="00CC401C">
              <w:rPr>
                <w:webHidden/>
              </w:rPr>
              <w:fldChar w:fldCharType="separate"/>
            </w:r>
            <w:r w:rsidR="00480C89">
              <w:rPr>
                <w:webHidden/>
              </w:rPr>
              <w:t>20</w:t>
            </w:r>
            <w:r w:rsidR="00CC401C">
              <w:rPr>
                <w:webHidden/>
              </w:rPr>
              <w:fldChar w:fldCharType="end"/>
            </w:r>
          </w:hyperlink>
        </w:p>
        <w:p w14:paraId="3ED96C1F" w14:textId="4B1D6502" w:rsidR="00CC401C" w:rsidRDefault="00C66169">
          <w:pPr>
            <w:pStyle w:val="TOC1"/>
            <w:rPr>
              <w:rFonts w:asciiTheme="minorHAnsi" w:eastAsiaTheme="minorEastAsia" w:hAnsiTheme="minorHAnsi" w:cstheme="minorBidi"/>
              <w:b w:val="0"/>
              <w:sz w:val="22"/>
              <w:szCs w:val="22"/>
              <w:lang w:val="vi-VN" w:eastAsia="vi-VN"/>
            </w:rPr>
          </w:pPr>
          <w:hyperlink w:anchor="_Toc482441523" w:history="1">
            <w:r w:rsidR="00CC401C" w:rsidRPr="004859A3">
              <w:rPr>
                <w:rStyle w:val="Hyperlink"/>
              </w:rPr>
              <w:t>THIẾT KẾ VÀ CÀI ĐẶT</w:t>
            </w:r>
            <w:r w:rsidR="00CC401C">
              <w:rPr>
                <w:webHidden/>
              </w:rPr>
              <w:tab/>
            </w:r>
            <w:r w:rsidR="00CC401C">
              <w:rPr>
                <w:webHidden/>
              </w:rPr>
              <w:fldChar w:fldCharType="begin"/>
            </w:r>
            <w:r w:rsidR="00CC401C">
              <w:rPr>
                <w:webHidden/>
              </w:rPr>
              <w:instrText xml:space="preserve"> PAGEREF _Toc482441523 \h </w:instrText>
            </w:r>
            <w:r w:rsidR="00CC401C">
              <w:rPr>
                <w:webHidden/>
              </w:rPr>
            </w:r>
            <w:r w:rsidR="00CC401C">
              <w:rPr>
                <w:webHidden/>
              </w:rPr>
              <w:fldChar w:fldCharType="separate"/>
            </w:r>
            <w:r w:rsidR="00480C89">
              <w:rPr>
                <w:webHidden/>
              </w:rPr>
              <w:t>20</w:t>
            </w:r>
            <w:r w:rsidR="00CC401C">
              <w:rPr>
                <w:webHidden/>
              </w:rPr>
              <w:fldChar w:fldCharType="end"/>
            </w:r>
          </w:hyperlink>
        </w:p>
        <w:p w14:paraId="3615C1D8" w14:textId="6AAB8D6C" w:rsidR="00CC401C" w:rsidRDefault="00C66169">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482441524" w:history="1">
            <w:r w:rsidR="00CC401C" w:rsidRPr="004859A3">
              <w:rPr>
                <w:rStyle w:val="Hyperlink"/>
                <w:noProof/>
                <w:lang w:val="es-ES"/>
              </w:rPr>
              <w:t>1.</w:t>
            </w:r>
            <w:r w:rsidR="00CC401C">
              <w:rPr>
                <w:rFonts w:asciiTheme="minorHAnsi" w:eastAsiaTheme="minorEastAsia" w:hAnsiTheme="minorHAnsi" w:cstheme="minorBidi"/>
                <w:noProof/>
                <w:sz w:val="22"/>
                <w:szCs w:val="22"/>
                <w:lang w:val="vi-VN" w:eastAsia="vi-VN"/>
              </w:rPr>
              <w:tab/>
            </w:r>
            <w:r w:rsidR="00CC401C" w:rsidRPr="004859A3">
              <w:rPr>
                <w:rStyle w:val="Hyperlink"/>
                <w:noProof/>
                <w:lang w:val="es-ES"/>
              </w:rPr>
              <w:t>Thiết kế hệ thống</w:t>
            </w:r>
            <w:r w:rsidR="00CC401C">
              <w:rPr>
                <w:noProof/>
                <w:webHidden/>
              </w:rPr>
              <w:tab/>
            </w:r>
            <w:r w:rsidR="00CC401C">
              <w:rPr>
                <w:noProof/>
                <w:webHidden/>
              </w:rPr>
              <w:fldChar w:fldCharType="begin"/>
            </w:r>
            <w:r w:rsidR="00CC401C">
              <w:rPr>
                <w:noProof/>
                <w:webHidden/>
              </w:rPr>
              <w:instrText xml:space="preserve"> PAGEREF _Toc482441524 \h </w:instrText>
            </w:r>
            <w:r w:rsidR="00CC401C">
              <w:rPr>
                <w:noProof/>
                <w:webHidden/>
              </w:rPr>
            </w:r>
            <w:r w:rsidR="00CC401C">
              <w:rPr>
                <w:noProof/>
                <w:webHidden/>
              </w:rPr>
              <w:fldChar w:fldCharType="separate"/>
            </w:r>
            <w:r w:rsidR="00480C89">
              <w:rPr>
                <w:noProof/>
                <w:webHidden/>
              </w:rPr>
              <w:t>20</w:t>
            </w:r>
            <w:r w:rsidR="00CC401C">
              <w:rPr>
                <w:noProof/>
                <w:webHidden/>
              </w:rPr>
              <w:fldChar w:fldCharType="end"/>
            </w:r>
          </w:hyperlink>
        </w:p>
        <w:p w14:paraId="7BBA5A79" w14:textId="64B2FFE6"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25" w:history="1">
            <w:r w:rsidR="00CC401C" w:rsidRPr="004859A3">
              <w:rPr>
                <w:rStyle w:val="Hyperlink"/>
                <w:noProof/>
                <w:lang w:val="vi-VN"/>
              </w:rPr>
              <w:t>1.</w:t>
            </w:r>
            <w:r w:rsidR="00CC401C" w:rsidRPr="004859A3">
              <w:rPr>
                <w:rStyle w:val="Hyperlink"/>
                <w:noProof/>
                <w:lang w:val="es-ES"/>
              </w:rPr>
              <w:t>1</w:t>
            </w:r>
            <w:r w:rsidR="00CC401C" w:rsidRPr="004859A3">
              <w:rPr>
                <w:rStyle w:val="Hyperlink"/>
                <w:noProof/>
                <w:lang w:val="vi-VN"/>
              </w:rPr>
              <w:t xml:space="preserve"> Sơ đồ chức năng</w:t>
            </w:r>
            <w:r w:rsidR="00CC401C">
              <w:rPr>
                <w:noProof/>
                <w:webHidden/>
              </w:rPr>
              <w:tab/>
            </w:r>
            <w:r w:rsidR="00CC401C">
              <w:rPr>
                <w:noProof/>
                <w:webHidden/>
              </w:rPr>
              <w:fldChar w:fldCharType="begin"/>
            </w:r>
            <w:r w:rsidR="00CC401C">
              <w:rPr>
                <w:noProof/>
                <w:webHidden/>
              </w:rPr>
              <w:instrText xml:space="preserve"> PAGEREF _Toc482441525 \h </w:instrText>
            </w:r>
            <w:r w:rsidR="00CC401C">
              <w:rPr>
                <w:noProof/>
                <w:webHidden/>
              </w:rPr>
            </w:r>
            <w:r w:rsidR="00CC401C">
              <w:rPr>
                <w:noProof/>
                <w:webHidden/>
              </w:rPr>
              <w:fldChar w:fldCharType="separate"/>
            </w:r>
            <w:r w:rsidR="00480C89">
              <w:rPr>
                <w:noProof/>
                <w:webHidden/>
              </w:rPr>
              <w:t>20</w:t>
            </w:r>
            <w:r w:rsidR="00CC401C">
              <w:rPr>
                <w:noProof/>
                <w:webHidden/>
              </w:rPr>
              <w:fldChar w:fldCharType="end"/>
            </w:r>
          </w:hyperlink>
        </w:p>
        <w:p w14:paraId="372DE073" w14:textId="7E91B9A3"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26" w:history="1">
            <w:r w:rsidR="00CC401C" w:rsidRPr="004859A3">
              <w:rPr>
                <w:rStyle w:val="Hyperlink"/>
                <w:noProof/>
                <w:lang w:val="vi-VN"/>
              </w:rPr>
              <w:t>1.1.1 Mô hình chức năng sử dụng</w:t>
            </w:r>
            <w:r w:rsidR="00CC401C">
              <w:rPr>
                <w:noProof/>
                <w:webHidden/>
              </w:rPr>
              <w:tab/>
            </w:r>
            <w:r w:rsidR="00CC401C">
              <w:rPr>
                <w:noProof/>
                <w:webHidden/>
              </w:rPr>
              <w:fldChar w:fldCharType="begin"/>
            </w:r>
            <w:r w:rsidR="00CC401C">
              <w:rPr>
                <w:noProof/>
                <w:webHidden/>
              </w:rPr>
              <w:instrText xml:space="preserve"> PAGEREF _Toc482441526 \h </w:instrText>
            </w:r>
            <w:r w:rsidR="00CC401C">
              <w:rPr>
                <w:noProof/>
                <w:webHidden/>
              </w:rPr>
            </w:r>
            <w:r w:rsidR="00CC401C">
              <w:rPr>
                <w:noProof/>
                <w:webHidden/>
              </w:rPr>
              <w:fldChar w:fldCharType="separate"/>
            </w:r>
            <w:r w:rsidR="00480C89">
              <w:rPr>
                <w:noProof/>
                <w:webHidden/>
              </w:rPr>
              <w:t>20</w:t>
            </w:r>
            <w:r w:rsidR="00CC401C">
              <w:rPr>
                <w:noProof/>
                <w:webHidden/>
              </w:rPr>
              <w:fldChar w:fldCharType="end"/>
            </w:r>
          </w:hyperlink>
        </w:p>
        <w:p w14:paraId="7608656E" w14:textId="023EDC12"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27" w:history="1">
            <w:r w:rsidR="00CC401C" w:rsidRPr="004859A3">
              <w:rPr>
                <w:rStyle w:val="Hyperlink"/>
                <w:noProof/>
                <w:lang w:val="es-ES"/>
              </w:rPr>
              <w:t xml:space="preserve">1.1.2 </w:t>
            </w:r>
            <w:r w:rsidR="00CC401C" w:rsidRPr="004859A3">
              <w:rPr>
                <w:rStyle w:val="Hyperlink"/>
                <w:noProof/>
                <w:lang w:val="vi-VN"/>
              </w:rPr>
              <w:t xml:space="preserve">Sơ đồ mô tả chức năng </w:t>
            </w:r>
            <w:r w:rsidR="00CC401C" w:rsidRPr="004859A3">
              <w:rPr>
                <w:rStyle w:val="Hyperlink"/>
                <w:noProof/>
                <w:lang w:val="es-ES"/>
              </w:rPr>
              <w:t>quản trị viên</w:t>
            </w:r>
            <w:r w:rsidR="00CC401C">
              <w:rPr>
                <w:noProof/>
                <w:webHidden/>
              </w:rPr>
              <w:tab/>
            </w:r>
            <w:r w:rsidR="00CC401C">
              <w:rPr>
                <w:noProof/>
                <w:webHidden/>
              </w:rPr>
              <w:fldChar w:fldCharType="begin"/>
            </w:r>
            <w:r w:rsidR="00CC401C">
              <w:rPr>
                <w:noProof/>
                <w:webHidden/>
              </w:rPr>
              <w:instrText xml:space="preserve"> PAGEREF _Toc482441527 \h </w:instrText>
            </w:r>
            <w:r w:rsidR="00CC401C">
              <w:rPr>
                <w:noProof/>
                <w:webHidden/>
              </w:rPr>
            </w:r>
            <w:r w:rsidR="00CC401C">
              <w:rPr>
                <w:noProof/>
                <w:webHidden/>
              </w:rPr>
              <w:fldChar w:fldCharType="separate"/>
            </w:r>
            <w:r w:rsidR="00480C89">
              <w:rPr>
                <w:noProof/>
                <w:webHidden/>
              </w:rPr>
              <w:t>21</w:t>
            </w:r>
            <w:r w:rsidR="00CC401C">
              <w:rPr>
                <w:noProof/>
                <w:webHidden/>
              </w:rPr>
              <w:fldChar w:fldCharType="end"/>
            </w:r>
          </w:hyperlink>
        </w:p>
        <w:p w14:paraId="3B281C01" w14:textId="058AF7EB"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28" w:history="1">
            <w:r w:rsidR="00CC401C" w:rsidRPr="004859A3">
              <w:rPr>
                <w:rStyle w:val="Hyperlink"/>
                <w:noProof/>
                <w:lang w:val="es-ES"/>
              </w:rPr>
              <w:t>1.2 Xây dựng các thực thể</w:t>
            </w:r>
            <w:r w:rsidR="00CC401C">
              <w:rPr>
                <w:noProof/>
                <w:webHidden/>
              </w:rPr>
              <w:tab/>
            </w:r>
            <w:r w:rsidR="00CC401C">
              <w:rPr>
                <w:noProof/>
                <w:webHidden/>
              </w:rPr>
              <w:fldChar w:fldCharType="begin"/>
            </w:r>
            <w:r w:rsidR="00CC401C">
              <w:rPr>
                <w:noProof/>
                <w:webHidden/>
              </w:rPr>
              <w:instrText xml:space="preserve"> PAGEREF _Toc482441528 \h </w:instrText>
            </w:r>
            <w:r w:rsidR="00CC401C">
              <w:rPr>
                <w:noProof/>
                <w:webHidden/>
              </w:rPr>
            </w:r>
            <w:r w:rsidR="00CC401C">
              <w:rPr>
                <w:noProof/>
                <w:webHidden/>
              </w:rPr>
              <w:fldChar w:fldCharType="separate"/>
            </w:r>
            <w:r w:rsidR="00480C89">
              <w:rPr>
                <w:noProof/>
                <w:webHidden/>
              </w:rPr>
              <w:t>22</w:t>
            </w:r>
            <w:r w:rsidR="00CC401C">
              <w:rPr>
                <w:noProof/>
                <w:webHidden/>
              </w:rPr>
              <w:fldChar w:fldCharType="end"/>
            </w:r>
          </w:hyperlink>
        </w:p>
        <w:p w14:paraId="0CC733B3" w14:textId="5691276E"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29" w:history="1">
            <w:r w:rsidR="00CC401C" w:rsidRPr="004859A3">
              <w:rPr>
                <w:rStyle w:val="Hyperlink"/>
                <w:noProof/>
                <w:lang w:val="vi-VN"/>
              </w:rPr>
              <w:t>1.3   Mô hình dữ liệu quan niệm (CDM)</w:t>
            </w:r>
            <w:r w:rsidR="00CC401C">
              <w:rPr>
                <w:noProof/>
                <w:webHidden/>
              </w:rPr>
              <w:tab/>
            </w:r>
            <w:r w:rsidR="00CC401C">
              <w:rPr>
                <w:noProof/>
                <w:webHidden/>
              </w:rPr>
              <w:fldChar w:fldCharType="begin"/>
            </w:r>
            <w:r w:rsidR="00CC401C">
              <w:rPr>
                <w:noProof/>
                <w:webHidden/>
              </w:rPr>
              <w:instrText xml:space="preserve"> PAGEREF _Toc482441529 \h </w:instrText>
            </w:r>
            <w:r w:rsidR="00CC401C">
              <w:rPr>
                <w:noProof/>
                <w:webHidden/>
              </w:rPr>
            </w:r>
            <w:r w:rsidR="00CC401C">
              <w:rPr>
                <w:noProof/>
                <w:webHidden/>
              </w:rPr>
              <w:fldChar w:fldCharType="separate"/>
            </w:r>
            <w:r w:rsidR="00480C89">
              <w:rPr>
                <w:noProof/>
                <w:webHidden/>
              </w:rPr>
              <w:t>25</w:t>
            </w:r>
            <w:r w:rsidR="00CC401C">
              <w:rPr>
                <w:noProof/>
                <w:webHidden/>
              </w:rPr>
              <w:fldChar w:fldCharType="end"/>
            </w:r>
          </w:hyperlink>
        </w:p>
        <w:p w14:paraId="51170BA1" w14:textId="0C33B321" w:rsidR="00CC401C" w:rsidRP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30" w:history="1">
            <w:r w:rsidR="00CC401C" w:rsidRPr="00CC401C">
              <w:rPr>
                <w:rStyle w:val="Hyperlink"/>
                <w:noProof/>
                <w:lang w:val="vi-VN"/>
              </w:rPr>
              <w:t>1.4 Mô hình dữ liệu vật lý</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_Toc482441530 \h </w:instrText>
            </w:r>
            <w:r w:rsidR="00CC401C" w:rsidRPr="00CC401C">
              <w:rPr>
                <w:noProof/>
                <w:webHidden/>
              </w:rPr>
            </w:r>
            <w:r w:rsidR="00CC401C" w:rsidRPr="00CC401C">
              <w:rPr>
                <w:noProof/>
                <w:webHidden/>
              </w:rPr>
              <w:fldChar w:fldCharType="separate"/>
            </w:r>
            <w:r w:rsidR="00480C89">
              <w:rPr>
                <w:noProof/>
                <w:webHidden/>
              </w:rPr>
              <w:t>25</w:t>
            </w:r>
            <w:r w:rsidR="00CC401C" w:rsidRPr="00CC401C">
              <w:rPr>
                <w:noProof/>
                <w:webHidden/>
              </w:rPr>
              <w:fldChar w:fldCharType="end"/>
            </w:r>
          </w:hyperlink>
        </w:p>
        <w:p w14:paraId="7C2602C4" w14:textId="5B00ABB2" w:rsidR="00CC401C" w:rsidRP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31" w:history="1">
            <w:r w:rsidR="00CC401C" w:rsidRPr="00CC401C">
              <w:rPr>
                <w:rStyle w:val="Hyperlink"/>
                <w:noProof/>
                <w:lang w:val="vi-VN"/>
              </w:rPr>
              <w:t>1.5  Mô hình dữ liệu mức luận lý (LDM)</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_Toc482441531 \h </w:instrText>
            </w:r>
            <w:r w:rsidR="00CC401C" w:rsidRPr="00CC401C">
              <w:rPr>
                <w:noProof/>
                <w:webHidden/>
              </w:rPr>
            </w:r>
            <w:r w:rsidR="00CC401C" w:rsidRPr="00CC401C">
              <w:rPr>
                <w:noProof/>
                <w:webHidden/>
              </w:rPr>
              <w:fldChar w:fldCharType="separate"/>
            </w:r>
            <w:r w:rsidR="00480C89">
              <w:rPr>
                <w:noProof/>
                <w:webHidden/>
              </w:rPr>
              <w:t>26</w:t>
            </w:r>
            <w:r w:rsidR="00CC401C" w:rsidRPr="00CC401C">
              <w:rPr>
                <w:noProof/>
                <w:webHidden/>
              </w:rPr>
              <w:fldChar w:fldCharType="end"/>
            </w:r>
          </w:hyperlink>
        </w:p>
        <w:p w14:paraId="59450CE4" w14:textId="5ED44422"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32" w:history="1">
            <w:r w:rsidR="00CC401C" w:rsidRPr="004859A3">
              <w:rPr>
                <w:rStyle w:val="Hyperlink"/>
                <w:noProof/>
                <w:lang w:val="es-ES"/>
              </w:rPr>
              <w:t>2. Thiết kế và cài đặt giải thuật</w:t>
            </w:r>
            <w:r w:rsidR="00CC401C">
              <w:rPr>
                <w:noProof/>
                <w:webHidden/>
              </w:rPr>
              <w:tab/>
            </w:r>
            <w:r w:rsidR="00CC401C">
              <w:rPr>
                <w:noProof/>
                <w:webHidden/>
              </w:rPr>
              <w:fldChar w:fldCharType="begin"/>
            </w:r>
            <w:r w:rsidR="00CC401C">
              <w:rPr>
                <w:noProof/>
                <w:webHidden/>
              </w:rPr>
              <w:instrText xml:space="preserve"> PAGEREF _Toc482441532 \h </w:instrText>
            </w:r>
            <w:r w:rsidR="00CC401C">
              <w:rPr>
                <w:noProof/>
                <w:webHidden/>
              </w:rPr>
            </w:r>
            <w:r w:rsidR="00CC401C">
              <w:rPr>
                <w:noProof/>
                <w:webHidden/>
              </w:rPr>
              <w:fldChar w:fldCharType="separate"/>
            </w:r>
            <w:r w:rsidR="00480C89">
              <w:rPr>
                <w:noProof/>
                <w:webHidden/>
              </w:rPr>
              <w:t>26</w:t>
            </w:r>
            <w:r w:rsidR="00CC401C">
              <w:rPr>
                <w:noProof/>
                <w:webHidden/>
              </w:rPr>
              <w:fldChar w:fldCharType="end"/>
            </w:r>
          </w:hyperlink>
        </w:p>
        <w:p w14:paraId="490C720D" w14:textId="066A3D8A"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33" w:history="1">
            <w:r w:rsidR="00CC401C" w:rsidRPr="004859A3">
              <w:rPr>
                <w:rStyle w:val="Hyperlink"/>
                <w:noProof/>
                <w:lang w:val="es-ES"/>
              </w:rPr>
              <w:t>2.1 Lấy dữ liệu gói thầu</w:t>
            </w:r>
            <w:r w:rsidR="00CC401C">
              <w:rPr>
                <w:noProof/>
                <w:webHidden/>
              </w:rPr>
              <w:tab/>
            </w:r>
            <w:r w:rsidR="00CC401C">
              <w:rPr>
                <w:noProof/>
                <w:webHidden/>
              </w:rPr>
              <w:fldChar w:fldCharType="begin"/>
            </w:r>
            <w:r w:rsidR="00CC401C">
              <w:rPr>
                <w:noProof/>
                <w:webHidden/>
              </w:rPr>
              <w:instrText xml:space="preserve"> PAGEREF _Toc482441533 \h </w:instrText>
            </w:r>
            <w:r w:rsidR="00CC401C">
              <w:rPr>
                <w:noProof/>
                <w:webHidden/>
              </w:rPr>
            </w:r>
            <w:r w:rsidR="00CC401C">
              <w:rPr>
                <w:noProof/>
                <w:webHidden/>
              </w:rPr>
              <w:fldChar w:fldCharType="separate"/>
            </w:r>
            <w:r w:rsidR="00480C89">
              <w:rPr>
                <w:noProof/>
                <w:webHidden/>
              </w:rPr>
              <w:t>26</w:t>
            </w:r>
            <w:r w:rsidR="00CC401C">
              <w:rPr>
                <w:noProof/>
                <w:webHidden/>
              </w:rPr>
              <w:fldChar w:fldCharType="end"/>
            </w:r>
          </w:hyperlink>
        </w:p>
        <w:p w14:paraId="7D8033C9" w14:textId="65541D65"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34" w:history="1">
            <w:r w:rsidR="00CC401C" w:rsidRPr="004859A3">
              <w:rPr>
                <w:rStyle w:val="Hyperlink"/>
                <w:noProof/>
                <w:lang w:val="es-ES"/>
              </w:rPr>
              <w:t>2.2 Gửi Email tự động</w:t>
            </w:r>
            <w:r w:rsidR="00CC401C">
              <w:rPr>
                <w:noProof/>
                <w:webHidden/>
              </w:rPr>
              <w:tab/>
            </w:r>
            <w:r w:rsidR="00CC401C">
              <w:rPr>
                <w:noProof/>
                <w:webHidden/>
              </w:rPr>
              <w:fldChar w:fldCharType="begin"/>
            </w:r>
            <w:r w:rsidR="00CC401C">
              <w:rPr>
                <w:noProof/>
                <w:webHidden/>
              </w:rPr>
              <w:instrText xml:space="preserve"> PAGEREF _Toc482441534 \h </w:instrText>
            </w:r>
            <w:r w:rsidR="00CC401C">
              <w:rPr>
                <w:noProof/>
                <w:webHidden/>
              </w:rPr>
            </w:r>
            <w:r w:rsidR="00CC401C">
              <w:rPr>
                <w:noProof/>
                <w:webHidden/>
              </w:rPr>
              <w:fldChar w:fldCharType="separate"/>
            </w:r>
            <w:r w:rsidR="00480C89">
              <w:rPr>
                <w:noProof/>
                <w:webHidden/>
              </w:rPr>
              <w:t>29</w:t>
            </w:r>
            <w:r w:rsidR="00CC401C">
              <w:rPr>
                <w:noProof/>
                <w:webHidden/>
              </w:rPr>
              <w:fldChar w:fldCharType="end"/>
            </w:r>
          </w:hyperlink>
        </w:p>
        <w:p w14:paraId="3A4FA8C5" w14:textId="6A12E273"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35" w:history="1">
            <w:r w:rsidR="00CC401C" w:rsidRPr="004859A3">
              <w:rPr>
                <w:rStyle w:val="Hyperlink"/>
                <w:noProof/>
                <w:lang w:val="es-ES"/>
              </w:rPr>
              <w:t>2.3 Các web service được cung cấp bởi hệ thống</w:t>
            </w:r>
            <w:r w:rsidR="00CC401C">
              <w:rPr>
                <w:noProof/>
                <w:webHidden/>
              </w:rPr>
              <w:tab/>
            </w:r>
            <w:r w:rsidR="00CC401C">
              <w:rPr>
                <w:noProof/>
                <w:webHidden/>
              </w:rPr>
              <w:fldChar w:fldCharType="begin"/>
            </w:r>
            <w:r w:rsidR="00CC401C">
              <w:rPr>
                <w:noProof/>
                <w:webHidden/>
              </w:rPr>
              <w:instrText xml:space="preserve"> PAGEREF _Toc482441535 \h </w:instrText>
            </w:r>
            <w:r w:rsidR="00CC401C">
              <w:rPr>
                <w:noProof/>
                <w:webHidden/>
              </w:rPr>
            </w:r>
            <w:r w:rsidR="00CC401C">
              <w:rPr>
                <w:noProof/>
                <w:webHidden/>
              </w:rPr>
              <w:fldChar w:fldCharType="separate"/>
            </w:r>
            <w:r w:rsidR="00480C89">
              <w:rPr>
                <w:noProof/>
                <w:webHidden/>
              </w:rPr>
              <w:t>31</w:t>
            </w:r>
            <w:r w:rsidR="00CC401C">
              <w:rPr>
                <w:noProof/>
                <w:webHidden/>
              </w:rPr>
              <w:fldChar w:fldCharType="end"/>
            </w:r>
          </w:hyperlink>
        </w:p>
        <w:p w14:paraId="1D0A660F" w14:textId="49F38BFA"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36" w:history="1">
            <w:r w:rsidR="00CC401C" w:rsidRPr="004859A3">
              <w:rPr>
                <w:rStyle w:val="Hyperlink"/>
                <w:noProof/>
                <w:lang w:val="es-ES"/>
              </w:rPr>
              <w:t>2.3.1 Hàm đăng nhập hệ thống:</w:t>
            </w:r>
            <w:r w:rsidR="00CC401C">
              <w:rPr>
                <w:noProof/>
                <w:webHidden/>
              </w:rPr>
              <w:tab/>
            </w:r>
            <w:r w:rsidR="00CC401C">
              <w:rPr>
                <w:noProof/>
                <w:webHidden/>
              </w:rPr>
              <w:fldChar w:fldCharType="begin"/>
            </w:r>
            <w:r w:rsidR="00CC401C">
              <w:rPr>
                <w:noProof/>
                <w:webHidden/>
              </w:rPr>
              <w:instrText xml:space="preserve"> PAGEREF _Toc482441536 \h </w:instrText>
            </w:r>
            <w:r w:rsidR="00CC401C">
              <w:rPr>
                <w:noProof/>
                <w:webHidden/>
              </w:rPr>
            </w:r>
            <w:r w:rsidR="00CC401C">
              <w:rPr>
                <w:noProof/>
                <w:webHidden/>
              </w:rPr>
              <w:fldChar w:fldCharType="separate"/>
            </w:r>
            <w:r w:rsidR="00480C89">
              <w:rPr>
                <w:noProof/>
                <w:webHidden/>
              </w:rPr>
              <w:t>31</w:t>
            </w:r>
            <w:r w:rsidR="00CC401C">
              <w:rPr>
                <w:noProof/>
                <w:webHidden/>
              </w:rPr>
              <w:fldChar w:fldCharType="end"/>
            </w:r>
          </w:hyperlink>
        </w:p>
        <w:p w14:paraId="32FA14C8" w14:textId="05CB6797"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37" w:history="1">
            <w:r w:rsidR="00CC401C" w:rsidRPr="004859A3">
              <w:rPr>
                <w:rStyle w:val="Hyperlink"/>
                <w:noProof/>
                <w:lang w:val="es-ES"/>
              </w:rPr>
              <w:t>2.3.2 Hàm đăng ký tài khoản:</w:t>
            </w:r>
            <w:r w:rsidR="00CC401C">
              <w:rPr>
                <w:noProof/>
                <w:webHidden/>
              </w:rPr>
              <w:tab/>
            </w:r>
            <w:r w:rsidR="00CC401C">
              <w:rPr>
                <w:noProof/>
                <w:webHidden/>
              </w:rPr>
              <w:fldChar w:fldCharType="begin"/>
            </w:r>
            <w:r w:rsidR="00CC401C">
              <w:rPr>
                <w:noProof/>
                <w:webHidden/>
              </w:rPr>
              <w:instrText xml:space="preserve"> PAGEREF _Toc482441537 \h </w:instrText>
            </w:r>
            <w:r w:rsidR="00CC401C">
              <w:rPr>
                <w:noProof/>
                <w:webHidden/>
              </w:rPr>
            </w:r>
            <w:r w:rsidR="00CC401C">
              <w:rPr>
                <w:noProof/>
                <w:webHidden/>
              </w:rPr>
              <w:fldChar w:fldCharType="separate"/>
            </w:r>
            <w:r w:rsidR="00480C89">
              <w:rPr>
                <w:noProof/>
                <w:webHidden/>
              </w:rPr>
              <w:t>32</w:t>
            </w:r>
            <w:r w:rsidR="00CC401C">
              <w:rPr>
                <w:noProof/>
                <w:webHidden/>
              </w:rPr>
              <w:fldChar w:fldCharType="end"/>
            </w:r>
          </w:hyperlink>
        </w:p>
        <w:p w14:paraId="3EFC1380" w14:textId="4573B992"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38" w:history="1">
            <w:r w:rsidR="00CC401C" w:rsidRPr="004859A3">
              <w:rPr>
                <w:rStyle w:val="Hyperlink"/>
                <w:noProof/>
                <w:lang w:val="es-ES"/>
              </w:rPr>
              <w:t>2.3.3 Hàm lấy dữ liệu tất cả gói thầu</w:t>
            </w:r>
            <w:r w:rsidR="00CC401C">
              <w:rPr>
                <w:noProof/>
                <w:webHidden/>
              </w:rPr>
              <w:tab/>
            </w:r>
            <w:r w:rsidR="00CC401C">
              <w:rPr>
                <w:noProof/>
                <w:webHidden/>
              </w:rPr>
              <w:fldChar w:fldCharType="begin"/>
            </w:r>
            <w:r w:rsidR="00CC401C">
              <w:rPr>
                <w:noProof/>
                <w:webHidden/>
              </w:rPr>
              <w:instrText xml:space="preserve"> PAGEREF _Toc482441538 \h </w:instrText>
            </w:r>
            <w:r w:rsidR="00CC401C">
              <w:rPr>
                <w:noProof/>
                <w:webHidden/>
              </w:rPr>
            </w:r>
            <w:r w:rsidR="00CC401C">
              <w:rPr>
                <w:noProof/>
                <w:webHidden/>
              </w:rPr>
              <w:fldChar w:fldCharType="separate"/>
            </w:r>
            <w:r w:rsidR="00480C89">
              <w:rPr>
                <w:noProof/>
                <w:webHidden/>
              </w:rPr>
              <w:t>33</w:t>
            </w:r>
            <w:r w:rsidR="00CC401C">
              <w:rPr>
                <w:noProof/>
                <w:webHidden/>
              </w:rPr>
              <w:fldChar w:fldCharType="end"/>
            </w:r>
          </w:hyperlink>
        </w:p>
        <w:p w14:paraId="6784DCFB" w14:textId="1AD3F3B1"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39" w:history="1">
            <w:r w:rsidR="00CC401C" w:rsidRPr="004859A3">
              <w:rPr>
                <w:rStyle w:val="Hyperlink"/>
                <w:noProof/>
                <w:lang w:val="es-ES"/>
              </w:rPr>
              <w:t>2.3.4 Hàm tìm kiếm gói thầu</w:t>
            </w:r>
            <w:r w:rsidR="00CC401C">
              <w:rPr>
                <w:noProof/>
                <w:webHidden/>
              </w:rPr>
              <w:tab/>
            </w:r>
            <w:r w:rsidR="00CC401C">
              <w:rPr>
                <w:noProof/>
                <w:webHidden/>
              </w:rPr>
              <w:fldChar w:fldCharType="begin"/>
            </w:r>
            <w:r w:rsidR="00CC401C">
              <w:rPr>
                <w:noProof/>
                <w:webHidden/>
              </w:rPr>
              <w:instrText xml:space="preserve"> PAGEREF _Toc482441539 \h </w:instrText>
            </w:r>
            <w:r w:rsidR="00CC401C">
              <w:rPr>
                <w:noProof/>
                <w:webHidden/>
              </w:rPr>
            </w:r>
            <w:r w:rsidR="00CC401C">
              <w:rPr>
                <w:noProof/>
                <w:webHidden/>
              </w:rPr>
              <w:fldChar w:fldCharType="separate"/>
            </w:r>
            <w:r w:rsidR="00480C89">
              <w:rPr>
                <w:noProof/>
                <w:webHidden/>
              </w:rPr>
              <w:t>34</w:t>
            </w:r>
            <w:r w:rsidR="00CC401C">
              <w:rPr>
                <w:noProof/>
                <w:webHidden/>
              </w:rPr>
              <w:fldChar w:fldCharType="end"/>
            </w:r>
          </w:hyperlink>
        </w:p>
        <w:p w14:paraId="6F1E6DF6" w14:textId="248E4E80"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40" w:history="1">
            <w:r w:rsidR="00CC401C" w:rsidRPr="004859A3">
              <w:rPr>
                <w:rStyle w:val="Hyperlink"/>
                <w:noProof/>
                <w:lang w:val="es-ES"/>
              </w:rPr>
              <w:t>2.3.5 Hàm thêm từ khóa</w:t>
            </w:r>
            <w:r w:rsidR="00CC401C">
              <w:rPr>
                <w:noProof/>
                <w:webHidden/>
              </w:rPr>
              <w:tab/>
            </w:r>
            <w:r w:rsidR="00CC401C">
              <w:rPr>
                <w:noProof/>
                <w:webHidden/>
              </w:rPr>
              <w:fldChar w:fldCharType="begin"/>
            </w:r>
            <w:r w:rsidR="00CC401C">
              <w:rPr>
                <w:noProof/>
                <w:webHidden/>
              </w:rPr>
              <w:instrText xml:space="preserve"> PAGEREF _Toc482441540 \h </w:instrText>
            </w:r>
            <w:r w:rsidR="00CC401C">
              <w:rPr>
                <w:noProof/>
                <w:webHidden/>
              </w:rPr>
            </w:r>
            <w:r w:rsidR="00CC401C">
              <w:rPr>
                <w:noProof/>
                <w:webHidden/>
              </w:rPr>
              <w:fldChar w:fldCharType="separate"/>
            </w:r>
            <w:r w:rsidR="00480C89">
              <w:rPr>
                <w:noProof/>
                <w:webHidden/>
              </w:rPr>
              <w:t>34</w:t>
            </w:r>
            <w:r w:rsidR="00CC401C">
              <w:rPr>
                <w:noProof/>
                <w:webHidden/>
              </w:rPr>
              <w:fldChar w:fldCharType="end"/>
            </w:r>
          </w:hyperlink>
        </w:p>
        <w:p w14:paraId="7D6D5BF7" w14:textId="27643926" w:rsidR="00CC401C" w:rsidRDefault="00C66169">
          <w:pPr>
            <w:pStyle w:val="TOC1"/>
            <w:rPr>
              <w:rFonts w:asciiTheme="minorHAnsi" w:eastAsiaTheme="minorEastAsia" w:hAnsiTheme="minorHAnsi" w:cstheme="minorBidi"/>
              <w:b w:val="0"/>
              <w:sz w:val="22"/>
              <w:szCs w:val="22"/>
              <w:lang w:val="vi-VN" w:eastAsia="vi-VN"/>
            </w:rPr>
          </w:pPr>
          <w:hyperlink w:anchor="_Toc482441541" w:history="1">
            <w:r w:rsidR="00CC401C" w:rsidRPr="004859A3">
              <w:rPr>
                <w:rStyle w:val="Hyperlink"/>
              </w:rPr>
              <w:t>CHƯƠNG 3</w:t>
            </w:r>
            <w:r w:rsidR="00CC401C">
              <w:rPr>
                <w:webHidden/>
              </w:rPr>
              <w:tab/>
            </w:r>
            <w:r w:rsidR="00CC401C">
              <w:rPr>
                <w:webHidden/>
              </w:rPr>
              <w:fldChar w:fldCharType="begin"/>
            </w:r>
            <w:r w:rsidR="00CC401C">
              <w:rPr>
                <w:webHidden/>
              </w:rPr>
              <w:instrText xml:space="preserve"> PAGEREF _Toc482441541 \h </w:instrText>
            </w:r>
            <w:r w:rsidR="00CC401C">
              <w:rPr>
                <w:webHidden/>
              </w:rPr>
            </w:r>
            <w:r w:rsidR="00CC401C">
              <w:rPr>
                <w:webHidden/>
              </w:rPr>
              <w:fldChar w:fldCharType="separate"/>
            </w:r>
            <w:r w:rsidR="00480C89">
              <w:rPr>
                <w:webHidden/>
              </w:rPr>
              <w:t>36</w:t>
            </w:r>
            <w:r w:rsidR="00CC401C">
              <w:rPr>
                <w:webHidden/>
              </w:rPr>
              <w:fldChar w:fldCharType="end"/>
            </w:r>
          </w:hyperlink>
        </w:p>
        <w:p w14:paraId="676E1E9F" w14:textId="20CECAB6" w:rsidR="00CC401C" w:rsidRDefault="00C66169">
          <w:pPr>
            <w:pStyle w:val="TOC1"/>
            <w:rPr>
              <w:rFonts w:asciiTheme="minorHAnsi" w:eastAsiaTheme="minorEastAsia" w:hAnsiTheme="minorHAnsi" w:cstheme="minorBidi"/>
              <w:b w:val="0"/>
              <w:sz w:val="22"/>
              <w:szCs w:val="22"/>
              <w:lang w:val="vi-VN" w:eastAsia="vi-VN"/>
            </w:rPr>
          </w:pPr>
          <w:hyperlink w:anchor="_Toc482441542" w:history="1">
            <w:r w:rsidR="00CC401C" w:rsidRPr="004859A3">
              <w:rPr>
                <w:rStyle w:val="Hyperlink"/>
              </w:rPr>
              <w:t>HỆ THỐNG TRỢ LÝ ẢO THEO DÕI GÓI THẦU</w:t>
            </w:r>
            <w:r w:rsidR="00CC401C">
              <w:rPr>
                <w:webHidden/>
              </w:rPr>
              <w:tab/>
            </w:r>
            <w:r w:rsidR="00CC401C">
              <w:rPr>
                <w:webHidden/>
              </w:rPr>
              <w:fldChar w:fldCharType="begin"/>
            </w:r>
            <w:r w:rsidR="00CC401C">
              <w:rPr>
                <w:webHidden/>
              </w:rPr>
              <w:instrText xml:space="preserve"> PAGEREF _Toc482441542 \h </w:instrText>
            </w:r>
            <w:r w:rsidR="00CC401C">
              <w:rPr>
                <w:webHidden/>
              </w:rPr>
            </w:r>
            <w:r w:rsidR="00CC401C">
              <w:rPr>
                <w:webHidden/>
              </w:rPr>
              <w:fldChar w:fldCharType="separate"/>
            </w:r>
            <w:r w:rsidR="00480C89">
              <w:rPr>
                <w:webHidden/>
              </w:rPr>
              <w:t>36</w:t>
            </w:r>
            <w:r w:rsidR="00CC401C">
              <w:rPr>
                <w:webHidden/>
              </w:rPr>
              <w:fldChar w:fldCharType="end"/>
            </w:r>
          </w:hyperlink>
        </w:p>
        <w:p w14:paraId="06999866" w14:textId="0B6B4467"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43" w:history="1">
            <w:r w:rsidR="00CC401C" w:rsidRPr="004859A3">
              <w:rPr>
                <w:rStyle w:val="Hyperlink"/>
                <w:noProof/>
                <w:lang w:val="es-ES"/>
              </w:rPr>
              <w:t>1. Giao diện trên nền web</w:t>
            </w:r>
            <w:r w:rsidR="00CC401C">
              <w:rPr>
                <w:noProof/>
                <w:webHidden/>
              </w:rPr>
              <w:tab/>
            </w:r>
            <w:r w:rsidR="00CC401C">
              <w:rPr>
                <w:noProof/>
                <w:webHidden/>
              </w:rPr>
              <w:fldChar w:fldCharType="begin"/>
            </w:r>
            <w:r w:rsidR="00CC401C">
              <w:rPr>
                <w:noProof/>
                <w:webHidden/>
              </w:rPr>
              <w:instrText xml:space="preserve"> PAGEREF _Toc482441543 \h </w:instrText>
            </w:r>
            <w:r w:rsidR="00CC401C">
              <w:rPr>
                <w:noProof/>
                <w:webHidden/>
              </w:rPr>
            </w:r>
            <w:r w:rsidR="00CC401C">
              <w:rPr>
                <w:noProof/>
                <w:webHidden/>
              </w:rPr>
              <w:fldChar w:fldCharType="separate"/>
            </w:r>
            <w:r w:rsidR="00480C89">
              <w:rPr>
                <w:noProof/>
                <w:webHidden/>
              </w:rPr>
              <w:t>36</w:t>
            </w:r>
            <w:r w:rsidR="00CC401C">
              <w:rPr>
                <w:noProof/>
                <w:webHidden/>
              </w:rPr>
              <w:fldChar w:fldCharType="end"/>
            </w:r>
          </w:hyperlink>
        </w:p>
        <w:p w14:paraId="4D784457" w14:textId="06613B0C"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44" w:history="1">
            <w:r w:rsidR="00CC401C" w:rsidRPr="004859A3">
              <w:rPr>
                <w:rStyle w:val="Hyperlink"/>
                <w:noProof/>
                <w:lang w:val="vi-VN"/>
              </w:rPr>
              <w:t>1.1 Giao diện Quản trị viên</w:t>
            </w:r>
            <w:r w:rsidR="00CC401C">
              <w:rPr>
                <w:noProof/>
                <w:webHidden/>
              </w:rPr>
              <w:tab/>
            </w:r>
            <w:r w:rsidR="00CC401C">
              <w:rPr>
                <w:noProof/>
                <w:webHidden/>
              </w:rPr>
              <w:fldChar w:fldCharType="begin"/>
            </w:r>
            <w:r w:rsidR="00CC401C">
              <w:rPr>
                <w:noProof/>
                <w:webHidden/>
              </w:rPr>
              <w:instrText xml:space="preserve"> PAGEREF _Toc482441544 \h </w:instrText>
            </w:r>
            <w:r w:rsidR="00CC401C">
              <w:rPr>
                <w:noProof/>
                <w:webHidden/>
              </w:rPr>
            </w:r>
            <w:r w:rsidR="00CC401C">
              <w:rPr>
                <w:noProof/>
                <w:webHidden/>
              </w:rPr>
              <w:fldChar w:fldCharType="separate"/>
            </w:r>
            <w:r w:rsidR="00480C89">
              <w:rPr>
                <w:noProof/>
                <w:webHidden/>
              </w:rPr>
              <w:t>37</w:t>
            </w:r>
            <w:r w:rsidR="00CC401C">
              <w:rPr>
                <w:noProof/>
                <w:webHidden/>
              </w:rPr>
              <w:fldChar w:fldCharType="end"/>
            </w:r>
          </w:hyperlink>
        </w:p>
        <w:p w14:paraId="19E29BCB" w14:textId="67146F32"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45" w:history="1">
            <w:r w:rsidR="00CC401C" w:rsidRPr="004859A3">
              <w:rPr>
                <w:rStyle w:val="Hyperlink"/>
                <w:noProof/>
              </w:rPr>
              <w:t>1.1.1 Quản lý gói thầu</w:t>
            </w:r>
            <w:r w:rsidR="00CC401C">
              <w:rPr>
                <w:noProof/>
                <w:webHidden/>
              </w:rPr>
              <w:tab/>
            </w:r>
            <w:r w:rsidR="00CC401C">
              <w:rPr>
                <w:noProof/>
                <w:webHidden/>
              </w:rPr>
              <w:fldChar w:fldCharType="begin"/>
            </w:r>
            <w:r w:rsidR="00CC401C">
              <w:rPr>
                <w:noProof/>
                <w:webHidden/>
              </w:rPr>
              <w:instrText xml:space="preserve"> PAGEREF _Toc482441545 \h </w:instrText>
            </w:r>
            <w:r w:rsidR="00CC401C">
              <w:rPr>
                <w:noProof/>
                <w:webHidden/>
              </w:rPr>
            </w:r>
            <w:r w:rsidR="00CC401C">
              <w:rPr>
                <w:noProof/>
                <w:webHidden/>
              </w:rPr>
              <w:fldChar w:fldCharType="separate"/>
            </w:r>
            <w:r w:rsidR="00480C89">
              <w:rPr>
                <w:noProof/>
                <w:webHidden/>
              </w:rPr>
              <w:t>37</w:t>
            </w:r>
            <w:r w:rsidR="00CC401C">
              <w:rPr>
                <w:noProof/>
                <w:webHidden/>
              </w:rPr>
              <w:fldChar w:fldCharType="end"/>
            </w:r>
          </w:hyperlink>
        </w:p>
        <w:p w14:paraId="257F7A96" w14:textId="4F61D5CC"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46" w:history="1">
            <w:r w:rsidR="00CC401C" w:rsidRPr="004859A3">
              <w:rPr>
                <w:rStyle w:val="Hyperlink"/>
                <w:noProof/>
                <w:lang w:val="vi-VN"/>
              </w:rPr>
              <w:t>1.1.2 Quản lý Email</w:t>
            </w:r>
            <w:r w:rsidR="00CC401C">
              <w:rPr>
                <w:noProof/>
                <w:webHidden/>
              </w:rPr>
              <w:tab/>
            </w:r>
            <w:r w:rsidR="00CC401C">
              <w:rPr>
                <w:noProof/>
                <w:webHidden/>
              </w:rPr>
              <w:fldChar w:fldCharType="begin"/>
            </w:r>
            <w:r w:rsidR="00CC401C">
              <w:rPr>
                <w:noProof/>
                <w:webHidden/>
              </w:rPr>
              <w:instrText xml:space="preserve"> PAGEREF _Toc482441546 \h </w:instrText>
            </w:r>
            <w:r w:rsidR="00CC401C">
              <w:rPr>
                <w:noProof/>
                <w:webHidden/>
              </w:rPr>
            </w:r>
            <w:r w:rsidR="00CC401C">
              <w:rPr>
                <w:noProof/>
                <w:webHidden/>
              </w:rPr>
              <w:fldChar w:fldCharType="separate"/>
            </w:r>
            <w:r w:rsidR="00480C89">
              <w:rPr>
                <w:noProof/>
                <w:webHidden/>
              </w:rPr>
              <w:t>38</w:t>
            </w:r>
            <w:r w:rsidR="00CC401C">
              <w:rPr>
                <w:noProof/>
                <w:webHidden/>
              </w:rPr>
              <w:fldChar w:fldCharType="end"/>
            </w:r>
          </w:hyperlink>
        </w:p>
        <w:p w14:paraId="268E9D0B" w14:textId="671ADEBB"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47" w:history="1">
            <w:r w:rsidR="00CC401C" w:rsidRPr="004859A3">
              <w:rPr>
                <w:rStyle w:val="Hyperlink"/>
                <w:noProof/>
              </w:rPr>
              <w:t>1.1.3 Quản lý tài khoản</w:t>
            </w:r>
            <w:r w:rsidR="00CC401C">
              <w:rPr>
                <w:noProof/>
                <w:webHidden/>
              </w:rPr>
              <w:tab/>
            </w:r>
            <w:r w:rsidR="00CC401C">
              <w:rPr>
                <w:noProof/>
                <w:webHidden/>
              </w:rPr>
              <w:fldChar w:fldCharType="begin"/>
            </w:r>
            <w:r w:rsidR="00CC401C">
              <w:rPr>
                <w:noProof/>
                <w:webHidden/>
              </w:rPr>
              <w:instrText xml:space="preserve"> PAGEREF _Toc482441547 \h </w:instrText>
            </w:r>
            <w:r w:rsidR="00CC401C">
              <w:rPr>
                <w:noProof/>
                <w:webHidden/>
              </w:rPr>
            </w:r>
            <w:r w:rsidR="00CC401C">
              <w:rPr>
                <w:noProof/>
                <w:webHidden/>
              </w:rPr>
              <w:fldChar w:fldCharType="separate"/>
            </w:r>
            <w:r w:rsidR="00480C89">
              <w:rPr>
                <w:noProof/>
                <w:webHidden/>
              </w:rPr>
              <w:t>39</w:t>
            </w:r>
            <w:r w:rsidR="00CC401C">
              <w:rPr>
                <w:noProof/>
                <w:webHidden/>
              </w:rPr>
              <w:fldChar w:fldCharType="end"/>
            </w:r>
          </w:hyperlink>
        </w:p>
        <w:p w14:paraId="482B6C96" w14:textId="765B0BC1"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48" w:history="1">
            <w:r w:rsidR="00CC401C" w:rsidRPr="004859A3">
              <w:rPr>
                <w:rStyle w:val="Hyperlink"/>
                <w:noProof/>
              </w:rPr>
              <w:t>1.1.4 Thông tin tài khoản</w:t>
            </w:r>
            <w:r w:rsidR="00CC401C">
              <w:rPr>
                <w:noProof/>
                <w:webHidden/>
              </w:rPr>
              <w:tab/>
            </w:r>
            <w:r w:rsidR="00CC401C">
              <w:rPr>
                <w:noProof/>
                <w:webHidden/>
              </w:rPr>
              <w:fldChar w:fldCharType="begin"/>
            </w:r>
            <w:r w:rsidR="00CC401C">
              <w:rPr>
                <w:noProof/>
                <w:webHidden/>
              </w:rPr>
              <w:instrText xml:space="preserve"> PAGEREF _Toc482441548 \h </w:instrText>
            </w:r>
            <w:r w:rsidR="00CC401C">
              <w:rPr>
                <w:noProof/>
                <w:webHidden/>
              </w:rPr>
            </w:r>
            <w:r w:rsidR="00CC401C">
              <w:rPr>
                <w:noProof/>
                <w:webHidden/>
              </w:rPr>
              <w:fldChar w:fldCharType="separate"/>
            </w:r>
            <w:r w:rsidR="00480C89">
              <w:rPr>
                <w:noProof/>
                <w:webHidden/>
              </w:rPr>
              <w:t>40</w:t>
            </w:r>
            <w:r w:rsidR="00CC401C">
              <w:rPr>
                <w:noProof/>
                <w:webHidden/>
              </w:rPr>
              <w:fldChar w:fldCharType="end"/>
            </w:r>
          </w:hyperlink>
        </w:p>
        <w:p w14:paraId="44F19C2B" w14:textId="09CE6D02" w:rsidR="00CC401C" w:rsidRDefault="00C66169">
          <w:pPr>
            <w:pStyle w:val="TOC3"/>
            <w:tabs>
              <w:tab w:val="right" w:leader="dot" w:pos="8777"/>
            </w:tabs>
            <w:rPr>
              <w:rFonts w:asciiTheme="minorHAnsi" w:eastAsiaTheme="minorEastAsia" w:hAnsiTheme="minorHAnsi" w:cstheme="minorBidi"/>
              <w:noProof/>
              <w:sz w:val="22"/>
              <w:szCs w:val="22"/>
              <w:lang w:val="vi-VN" w:eastAsia="vi-VN"/>
            </w:rPr>
          </w:pPr>
          <w:hyperlink w:anchor="_Toc482441549" w:history="1">
            <w:r w:rsidR="00CC401C" w:rsidRPr="004859A3">
              <w:rPr>
                <w:rStyle w:val="Hyperlink"/>
                <w:noProof/>
              </w:rPr>
              <w:t>1.2. Giao diện Người dùng</w:t>
            </w:r>
            <w:r w:rsidR="00CC401C">
              <w:rPr>
                <w:noProof/>
                <w:webHidden/>
              </w:rPr>
              <w:tab/>
            </w:r>
            <w:r w:rsidR="00CC401C">
              <w:rPr>
                <w:noProof/>
                <w:webHidden/>
              </w:rPr>
              <w:fldChar w:fldCharType="begin"/>
            </w:r>
            <w:r w:rsidR="00CC401C">
              <w:rPr>
                <w:noProof/>
                <w:webHidden/>
              </w:rPr>
              <w:instrText xml:space="preserve"> PAGEREF _Toc482441549 \h </w:instrText>
            </w:r>
            <w:r w:rsidR="00CC401C">
              <w:rPr>
                <w:noProof/>
                <w:webHidden/>
              </w:rPr>
            </w:r>
            <w:r w:rsidR="00CC401C">
              <w:rPr>
                <w:noProof/>
                <w:webHidden/>
              </w:rPr>
              <w:fldChar w:fldCharType="separate"/>
            </w:r>
            <w:r w:rsidR="00480C89">
              <w:rPr>
                <w:noProof/>
                <w:webHidden/>
              </w:rPr>
              <w:t>41</w:t>
            </w:r>
            <w:r w:rsidR="00CC401C">
              <w:rPr>
                <w:noProof/>
                <w:webHidden/>
              </w:rPr>
              <w:fldChar w:fldCharType="end"/>
            </w:r>
          </w:hyperlink>
        </w:p>
        <w:p w14:paraId="04010A1F" w14:textId="482C5F24"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0" w:history="1">
            <w:r w:rsidR="00CC401C" w:rsidRPr="00CC401C">
              <w:rPr>
                <w:rStyle w:val="Hyperlink"/>
                <w:noProof/>
              </w:rPr>
              <w:t>1.2.1 Trang chủ</w:t>
            </w:r>
            <w:r w:rsidR="00CC401C">
              <w:rPr>
                <w:noProof/>
                <w:webHidden/>
              </w:rPr>
              <w:tab/>
            </w:r>
            <w:r w:rsidR="00CC401C">
              <w:rPr>
                <w:noProof/>
                <w:webHidden/>
              </w:rPr>
              <w:fldChar w:fldCharType="begin"/>
            </w:r>
            <w:r w:rsidR="00CC401C">
              <w:rPr>
                <w:noProof/>
                <w:webHidden/>
              </w:rPr>
              <w:instrText xml:space="preserve"> PAGEREF _Toc482441550 \h </w:instrText>
            </w:r>
            <w:r w:rsidR="00CC401C">
              <w:rPr>
                <w:noProof/>
                <w:webHidden/>
              </w:rPr>
            </w:r>
            <w:r w:rsidR="00CC401C">
              <w:rPr>
                <w:noProof/>
                <w:webHidden/>
              </w:rPr>
              <w:fldChar w:fldCharType="separate"/>
            </w:r>
            <w:r w:rsidR="00480C89">
              <w:rPr>
                <w:noProof/>
                <w:webHidden/>
              </w:rPr>
              <w:t>42</w:t>
            </w:r>
            <w:r w:rsidR="00CC401C">
              <w:rPr>
                <w:noProof/>
                <w:webHidden/>
              </w:rPr>
              <w:fldChar w:fldCharType="end"/>
            </w:r>
          </w:hyperlink>
        </w:p>
        <w:p w14:paraId="36EDFB56" w14:textId="7587F453"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1" w:history="1">
            <w:r w:rsidR="00CC401C" w:rsidRPr="004859A3">
              <w:rPr>
                <w:rStyle w:val="Hyperlink"/>
                <w:noProof/>
                <w:lang w:val="es-ES"/>
              </w:rPr>
              <w:t>1.2.2 Thông tin tài khoản</w:t>
            </w:r>
            <w:r w:rsidR="00CC401C">
              <w:rPr>
                <w:noProof/>
                <w:webHidden/>
              </w:rPr>
              <w:tab/>
            </w:r>
            <w:r w:rsidR="00CC401C">
              <w:rPr>
                <w:noProof/>
                <w:webHidden/>
              </w:rPr>
              <w:fldChar w:fldCharType="begin"/>
            </w:r>
            <w:r w:rsidR="00CC401C">
              <w:rPr>
                <w:noProof/>
                <w:webHidden/>
              </w:rPr>
              <w:instrText xml:space="preserve"> PAGEREF _Toc482441551 \h </w:instrText>
            </w:r>
            <w:r w:rsidR="00CC401C">
              <w:rPr>
                <w:noProof/>
                <w:webHidden/>
              </w:rPr>
            </w:r>
            <w:r w:rsidR="00CC401C">
              <w:rPr>
                <w:noProof/>
                <w:webHidden/>
              </w:rPr>
              <w:fldChar w:fldCharType="separate"/>
            </w:r>
            <w:r w:rsidR="00480C89">
              <w:rPr>
                <w:noProof/>
                <w:webHidden/>
              </w:rPr>
              <w:t>42</w:t>
            </w:r>
            <w:r w:rsidR="00CC401C">
              <w:rPr>
                <w:noProof/>
                <w:webHidden/>
              </w:rPr>
              <w:fldChar w:fldCharType="end"/>
            </w:r>
          </w:hyperlink>
        </w:p>
        <w:p w14:paraId="62CFF54C" w14:textId="68AA891E"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2" w:history="1">
            <w:r w:rsidR="00CC401C" w:rsidRPr="004859A3">
              <w:rPr>
                <w:rStyle w:val="Hyperlink"/>
                <w:noProof/>
                <w:lang w:val="es-ES"/>
              </w:rPr>
              <w:t>1.2.3 Quản lý từ khóa</w:t>
            </w:r>
            <w:r w:rsidR="00CC401C">
              <w:rPr>
                <w:noProof/>
                <w:webHidden/>
              </w:rPr>
              <w:tab/>
            </w:r>
            <w:r w:rsidR="00CC401C">
              <w:rPr>
                <w:noProof/>
                <w:webHidden/>
              </w:rPr>
              <w:fldChar w:fldCharType="begin"/>
            </w:r>
            <w:r w:rsidR="00CC401C">
              <w:rPr>
                <w:noProof/>
                <w:webHidden/>
              </w:rPr>
              <w:instrText xml:space="preserve"> PAGEREF _Toc482441552 \h </w:instrText>
            </w:r>
            <w:r w:rsidR="00CC401C">
              <w:rPr>
                <w:noProof/>
                <w:webHidden/>
              </w:rPr>
            </w:r>
            <w:r w:rsidR="00CC401C">
              <w:rPr>
                <w:noProof/>
                <w:webHidden/>
              </w:rPr>
              <w:fldChar w:fldCharType="separate"/>
            </w:r>
            <w:r w:rsidR="00480C89">
              <w:rPr>
                <w:noProof/>
                <w:webHidden/>
              </w:rPr>
              <w:t>43</w:t>
            </w:r>
            <w:r w:rsidR="00CC401C">
              <w:rPr>
                <w:noProof/>
                <w:webHidden/>
              </w:rPr>
              <w:fldChar w:fldCharType="end"/>
            </w:r>
          </w:hyperlink>
        </w:p>
        <w:p w14:paraId="5F024364" w14:textId="51FD9166"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3" w:history="1">
            <w:r w:rsidR="00CC401C" w:rsidRPr="004859A3">
              <w:rPr>
                <w:rStyle w:val="Hyperlink"/>
                <w:noProof/>
                <w:lang w:val="es-ES"/>
              </w:rPr>
              <w:t>1.2.4 Tìm gói thầu theo từ khóa</w:t>
            </w:r>
            <w:r w:rsidR="00CC401C">
              <w:rPr>
                <w:noProof/>
                <w:webHidden/>
              </w:rPr>
              <w:tab/>
            </w:r>
            <w:r w:rsidR="00CC401C">
              <w:rPr>
                <w:noProof/>
                <w:webHidden/>
              </w:rPr>
              <w:fldChar w:fldCharType="begin"/>
            </w:r>
            <w:r w:rsidR="00CC401C">
              <w:rPr>
                <w:noProof/>
                <w:webHidden/>
              </w:rPr>
              <w:instrText xml:space="preserve"> PAGEREF _Toc482441553 \h </w:instrText>
            </w:r>
            <w:r w:rsidR="00CC401C">
              <w:rPr>
                <w:noProof/>
                <w:webHidden/>
              </w:rPr>
            </w:r>
            <w:r w:rsidR="00CC401C">
              <w:rPr>
                <w:noProof/>
                <w:webHidden/>
              </w:rPr>
              <w:fldChar w:fldCharType="separate"/>
            </w:r>
            <w:r w:rsidR="00480C89">
              <w:rPr>
                <w:noProof/>
                <w:webHidden/>
              </w:rPr>
              <w:t>43</w:t>
            </w:r>
            <w:r w:rsidR="00CC401C">
              <w:rPr>
                <w:noProof/>
                <w:webHidden/>
              </w:rPr>
              <w:fldChar w:fldCharType="end"/>
            </w:r>
          </w:hyperlink>
        </w:p>
        <w:p w14:paraId="74E04AE9" w14:textId="6360E3D4"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4" w:history="1">
            <w:r w:rsidR="00CC401C" w:rsidRPr="004859A3">
              <w:rPr>
                <w:rStyle w:val="Hyperlink"/>
                <w:noProof/>
                <w:lang w:val="es-ES"/>
              </w:rPr>
              <w:t>1.2.5 Gửi Email tự động</w:t>
            </w:r>
            <w:r w:rsidR="00CC401C">
              <w:rPr>
                <w:noProof/>
                <w:webHidden/>
              </w:rPr>
              <w:tab/>
            </w:r>
            <w:r w:rsidR="00CC401C">
              <w:rPr>
                <w:noProof/>
                <w:webHidden/>
              </w:rPr>
              <w:fldChar w:fldCharType="begin"/>
            </w:r>
            <w:r w:rsidR="00CC401C">
              <w:rPr>
                <w:noProof/>
                <w:webHidden/>
              </w:rPr>
              <w:instrText xml:space="preserve"> PAGEREF _Toc482441554 \h </w:instrText>
            </w:r>
            <w:r w:rsidR="00CC401C">
              <w:rPr>
                <w:noProof/>
                <w:webHidden/>
              </w:rPr>
            </w:r>
            <w:r w:rsidR="00CC401C">
              <w:rPr>
                <w:noProof/>
                <w:webHidden/>
              </w:rPr>
              <w:fldChar w:fldCharType="separate"/>
            </w:r>
            <w:r w:rsidR="00480C89">
              <w:rPr>
                <w:noProof/>
                <w:webHidden/>
              </w:rPr>
              <w:t>44</w:t>
            </w:r>
            <w:r w:rsidR="00CC401C">
              <w:rPr>
                <w:noProof/>
                <w:webHidden/>
              </w:rPr>
              <w:fldChar w:fldCharType="end"/>
            </w:r>
          </w:hyperlink>
        </w:p>
        <w:p w14:paraId="5BA6C8F3" w14:textId="08E45D2D"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5" w:history="1">
            <w:r w:rsidR="00CC401C" w:rsidRPr="004859A3">
              <w:rPr>
                <w:rStyle w:val="Hyperlink"/>
                <w:noProof/>
                <w:lang w:val="es-ES"/>
              </w:rPr>
              <w:t>1.2.6 Khôi phục mật khẩu</w:t>
            </w:r>
            <w:r w:rsidR="00CC401C">
              <w:rPr>
                <w:noProof/>
                <w:webHidden/>
              </w:rPr>
              <w:tab/>
            </w:r>
            <w:r w:rsidR="00CC401C">
              <w:rPr>
                <w:noProof/>
                <w:webHidden/>
              </w:rPr>
              <w:fldChar w:fldCharType="begin"/>
            </w:r>
            <w:r w:rsidR="00CC401C">
              <w:rPr>
                <w:noProof/>
                <w:webHidden/>
              </w:rPr>
              <w:instrText xml:space="preserve"> PAGEREF _Toc482441555 \h </w:instrText>
            </w:r>
            <w:r w:rsidR="00CC401C">
              <w:rPr>
                <w:noProof/>
                <w:webHidden/>
              </w:rPr>
            </w:r>
            <w:r w:rsidR="00CC401C">
              <w:rPr>
                <w:noProof/>
                <w:webHidden/>
              </w:rPr>
              <w:fldChar w:fldCharType="separate"/>
            </w:r>
            <w:r w:rsidR="00480C89">
              <w:rPr>
                <w:noProof/>
                <w:webHidden/>
              </w:rPr>
              <w:t>44</w:t>
            </w:r>
            <w:r w:rsidR="00CC401C">
              <w:rPr>
                <w:noProof/>
                <w:webHidden/>
              </w:rPr>
              <w:fldChar w:fldCharType="end"/>
            </w:r>
          </w:hyperlink>
        </w:p>
        <w:p w14:paraId="2877F94E" w14:textId="4E1D5E1D"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56" w:history="1">
            <w:r w:rsidR="00CC401C" w:rsidRPr="004859A3">
              <w:rPr>
                <w:rStyle w:val="Hyperlink"/>
                <w:noProof/>
                <w:lang w:val="es-ES"/>
              </w:rPr>
              <w:t>2. Giao diện trên điện thoại</w:t>
            </w:r>
            <w:r w:rsidR="00CC401C">
              <w:rPr>
                <w:noProof/>
                <w:webHidden/>
              </w:rPr>
              <w:tab/>
            </w:r>
            <w:r w:rsidR="00CC401C">
              <w:rPr>
                <w:noProof/>
                <w:webHidden/>
              </w:rPr>
              <w:fldChar w:fldCharType="begin"/>
            </w:r>
            <w:r w:rsidR="00CC401C">
              <w:rPr>
                <w:noProof/>
                <w:webHidden/>
              </w:rPr>
              <w:instrText xml:space="preserve"> PAGEREF _Toc482441556 \h </w:instrText>
            </w:r>
            <w:r w:rsidR="00CC401C">
              <w:rPr>
                <w:noProof/>
                <w:webHidden/>
              </w:rPr>
            </w:r>
            <w:r w:rsidR="00CC401C">
              <w:rPr>
                <w:noProof/>
                <w:webHidden/>
              </w:rPr>
              <w:fldChar w:fldCharType="separate"/>
            </w:r>
            <w:r w:rsidR="00480C89">
              <w:rPr>
                <w:noProof/>
                <w:webHidden/>
              </w:rPr>
              <w:t>45</w:t>
            </w:r>
            <w:r w:rsidR="00CC401C">
              <w:rPr>
                <w:noProof/>
                <w:webHidden/>
              </w:rPr>
              <w:fldChar w:fldCharType="end"/>
            </w:r>
          </w:hyperlink>
        </w:p>
        <w:p w14:paraId="1DA3F5D0" w14:textId="22B6F27F"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7" w:history="1">
            <w:r w:rsidR="00CC401C" w:rsidRPr="00CC401C">
              <w:rPr>
                <w:rStyle w:val="Hyperlink"/>
                <w:noProof/>
                <w:lang w:val="es-ES"/>
              </w:rPr>
              <w:t>2.1 Đăng nhập</w:t>
            </w:r>
            <w:r w:rsidR="00CC401C">
              <w:rPr>
                <w:noProof/>
                <w:webHidden/>
              </w:rPr>
              <w:tab/>
            </w:r>
            <w:r w:rsidR="00CC401C">
              <w:rPr>
                <w:noProof/>
                <w:webHidden/>
              </w:rPr>
              <w:fldChar w:fldCharType="begin"/>
            </w:r>
            <w:r w:rsidR="00CC401C">
              <w:rPr>
                <w:noProof/>
                <w:webHidden/>
              </w:rPr>
              <w:instrText xml:space="preserve"> PAGEREF _Toc482441557 \h </w:instrText>
            </w:r>
            <w:r w:rsidR="00CC401C">
              <w:rPr>
                <w:noProof/>
                <w:webHidden/>
              </w:rPr>
            </w:r>
            <w:r w:rsidR="00CC401C">
              <w:rPr>
                <w:noProof/>
                <w:webHidden/>
              </w:rPr>
              <w:fldChar w:fldCharType="separate"/>
            </w:r>
            <w:r w:rsidR="00480C89">
              <w:rPr>
                <w:noProof/>
                <w:webHidden/>
              </w:rPr>
              <w:t>45</w:t>
            </w:r>
            <w:r w:rsidR="00CC401C">
              <w:rPr>
                <w:noProof/>
                <w:webHidden/>
              </w:rPr>
              <w:fldChar w:fldCharType="end"/>
            </w:r>
          </w:hyperlink>
        </w:p>
        <w:p w14:paraId="3619E330" w14:textId="11138C27"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8" w:history="1">
            <w:r w:rsidR="00CC401C" w:rsidRPr="004859A3">
              <w:rPr>
                <w:rStyle w:val="Hyperlink"/>
                <w:noProof/>
                <w:lang w:val="es-ES"/>
              </w:rPr>
              <w:t>2.2 Xem thông tin gói thầu</w:t>
            </w:r>
            <w:r w:rsidR="00CC401C">
              <w:rPr>
                <w:noProof/>
                <w:webHidden/>
              </w:rPr>
              <w:tab/>
            </w:r>
            <w:r w:rsidR="00CC401C">
              <w:rPr>
                <w:noProof/>
                <w:webHidden/>
              </w:rPr>
              <w:fldChar w:fldCharType="begin"/>
            </w:r>
            <w:r w:rsidR="00CC401C">
              <w:rPr>
                <w:noProof/>
                <w:webHidden/>
              </w:rPr>
              <w:instrText xml:space="preserve"> PAGEREF _Toc482441558 \h </w:instrText>
            </w:r>
            <w:r w:rsidR="00CC401C">
              <w:rPr>
                <w:noProof/>
                <w:webHidden/>
              </w:rPr>
            </w:r>
            <w:r w:rsidR="00CC401C">
              <w:rPr>
                <w:noProof/>
                <w:webHidden/>
              </w:rPr>
              <w:fldChar w:fldCharType="separate"/>
            </w:r>
            <w:r w:rsidR="00480C89">
              <w:rPr>
                <w:noProof/>
                <w:webHidden/>
              </w:rPr>
              <w:t>45</w:t>
            </w:r>
            <w:r w:rsidR="00CC401C">
              <w:rPr>
                <w:noProof/>
                <w:webHidden/>
              </w:rPr>
              <w:fldChar w:fldCharType="end"/>
            </w:r>
          </w:hyperlink>
        </w:p>
        <w:p w14:paraId="1A2D6BE0" w14:textId="7B64402E"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59" w:history="1">
            <w:r w:rsidR="00CC401C" w:rsidRPr="004859A3">
              <w:rPr>
                <w:rStyle w:val="Hyperlink"/>
                <w:noProof/>
                <w:lang w:val="es-ES"/>
              </w:rPr>
              <w:t>2.3 Cài đặt tài khoản</w:t>
            </w:r>
            <w:r w:rsidR="00CC401C">
              <w:rPr>
                <w:noProof/>
                <w:webHidden/>
              </w:rPr>
              <w:tab/>
            </w:r>
            <w:r w:rsidR="00CC401C">
              <w:rPr>
                <w:noProof/>
                <w:webHidden/>
              </w:rPr>
              <w:fldChar w:fldCharType="begin"/>
            </w:r>
            <w:r w:rsidR="00CC401C">
              <w:rPr>
                <w:noProof/>
                <w:webHidden/>
              </w:rPr>
              <w:instrText xml:space="preserve"> PAGEREF _Toc482441559 \h </w:instrText>
            </w:r>
            <w:r w:rsidR="00CC401C">
              <w:rPr>
                <w:noProof/>
                <w:webHidden/>
              </w:rPr>
            </w:r>
            <w:r w:rsidR="00CC401C">
              <w:rPr>
                <w:noProof/>
                <w:webHidden/>
              </w:rPr>
              <w:fldChar w:fldCharType="separate"/>
            </w:r>
            <w:r w:rsidR="00480C89">
              <w:rPr>
                <w:noProof/>
                <w:webHidden/>
              </w:rPr>
              <w:t>46</w:t>
            </w:r>
            <w:r w:rsidR="00CC401C">
              <w:rPr>
                <w:noProof/>
                <w:webHidden/>
              </w:rPr>
              <w:fldChar w:fldCharType="end"/>
            </w:r>
          </w:hyperlink>
        </w:p>
        <w:p w14:paraId="5B903622" w14:textId="09DBFAE6" w:rsidR="00CC401C" w:rsidRDefault="00C66169">
          <w:pPr>
            <w:pStyle w:val="TOC4"/>
            <w:tabs>
              <w:tab w:val="right" w:leader="dot" w:pos="8777"/>
            </w:tabs>
            <w:rPr>
              <w:rFonts w:asciiTheme="minorHAnsi" w:eastAsiaTheme="minorEastAsia" w:hAnsiTheme="minorHAnsi" w:cstheme="minorBidi"/>
              <w:noProof/>
              <w:sz w:val="22"/>
              <w:szCs w:val="22"/>
              <w:lang w:val="vi-VN" w:eastAsia="vi-VN"/>
            </w:rPr>
          </w:pPr>
          <w:hyperlink w:anchor="_Toc482441560" w:history="1">
            <w:r w:rsidR="00CC401C" w:rsidRPr="004859A3">
              <w:rPr>
                <w:rStyle w:val="Hyperlink"/>
                <w:noProof/>
                <w:lang w:val="es-ES"/>
              </w:rPr>
              <w:t>2.4 Quản lý từ khóa</w:t>
            </w:r>
            <w:r w:rsidR="00CC401C">
              <w:rPr>
                <w:noProof/>
                <w:webHidden/>
              </w:rPr>
              <w:tab/>
            </w:r>
            <w:r w:rsidR="00CC401C">
              <w:rPr>
                <w:noProof/>
                <w:webHidden/>
              </w:rPr>
              <w:fldChar w:fldCharType="begin"/>
            </w:r>
            <w:r w:rsidR="00CC401C">
              <w:rPr>
                <w:noProof/>
                <w:webHidden/>
              </w:rPr>
              <w:instrText xml:space="preserve"> PAGEREF _Toc482441560 \h </w:instrText>
            </w:r>
            <w:r w:rsidR="00CC401C">
              <w:rPr>
                <w:noProof/>
                <w:webHidden/>
              </w:rPr>
            </w:r>
            <w:r w:rsidR="00CC401C">
              <w:rPr>
                <w:noProof/>
                <w:webHidden/>
              </w:rPr>
              <w:fldChar w:fldCharType="separate"/>
            </w:r>
            <w:r w:rsidR="00480C89">
              <w:rPr>
                <w:noProof/>
                <w:webHidden/>
              </w:rPr>
              <w:t>47</w:t>
            </w:r>
            <w:r w:rsidR="00CC401C">
              <w:rPr>
                <w:noProof/>
                <w:webHidden/>
              </w:rPr>
              <w:fldChar w:fldCharType="end"/>
            </w:r>
          </w:hyperlink>
        </w:p>
        <w:p w14:paraId="46799450" w14:textId="249A2793" w:rsidR="00CC401C" w:rsidRDefault="00C66169">
          <w:pPr>
            <w:pStyle w:val="TOC1"/>
            <w:rPr>
              <w:rFonts w:asciiTheme="minorHAnsi" w:eastAsiaTheme="minorEastAsia" w:hAnsiTheme="minorHAnsi" w:cstheme="minorBidi"/>
              <w:b w:val="0"/>
              <w:sz w:val="22"/>
              <w:szCs w:val="22"/>
              <w:lang w:val="vi-VN" w:eastAsia="vi-VN"/>
            </w:rPr>
          </w:pPr>
          <w:hyperlink w:anchor="_Toc482441561" w:history="1">
            <w:r w:rsidR="00CC401C" w:rsidRPr="004859A3">
              <w:rPr>
                <w:rStyle w:val="Hyperlink"/>
              </w:rPr>
              <w:t>PHẦN KẾT LUẬN</w:t>
            </w:r>
            <w:r w:rsidR="00CC401C">
              <w:rPr>
                <w:webHidden/>
              </w:rPr>
              <w:tab/>
            </w:r>
            <w:r w:rsidR="00CC401C">
              <w:rPr>
                <w:webHidden/>
              </w:rPr>
              <w:fldChar w:fldCharType="begin"/>
            </w:r>
            <w:r w:rsidR="00CC401C">
              <w:rPr>
                <w:webHidden/>
              </w:rPr>
              <w:instrText xml:space="preserve"> PAGEREF _Toc482441561 \h </w:instrText>
            </w:r>
            <w:r w:rsidR="00CC401C">
              <w:rPr>
                <w:webHidden/>
              </w:rPr>
            </w:r>
            <w:r w:rsidR="00CC401C">
              <w:rPr>
                <w:webHidden/>
              </w:rPr>
              <w:fldChar w:fldCharType="separate"/>
            </w:r>
            <w:r w:rsidR="00480C89">
              <w:rPr>
                <w:webHidden/>
              </w:rPr>
              <w:t>48</w:t>
            </w:r>
            <w:r w:rsidR="00CC401C">
              <w:rPr>
                <w:webHidden/>
              </w:rPr>
              <w:fldChar w:fldCharType="end"/>
            </w:r>
          </w:hyperlink>
        </w:p>
        <w:p w14:paraId="413B925C" w14:textId="46917400"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62" w:history="1">
            <w:r w:rsidR="00CC401C" w:rsidRPr="004859A3">
              <w:rPr>
                <w:rStyle w:val="Hyperlink"/>
                <w:noProof/>
                <w:lang w:val="es-ES"/>
              </w:rPr>
              <w:t>1. Kết quả đạt được</w:t>
            </w:r>
            <w:r w:rsidR="00CC401C">
              <w:rPr>
                <w:noProof/>
                <w:webHidden/>
              </w:rPr>
              <w:tab/>
            </w:r>
            <w:r w:rsidR="00CC401C">
              <w:rPr>
                <w:noProof/>
                <w:webHidden/>
              </w:rPr>
              <w:fldChar w:fldCharType="begin"/>
            </w:r>
            <w:r w:rsidR="00CC401C">
              <w:rPr>
                <w:noProof/>
                <w:webHidden/>
              </w:rPr>
              <w:instrText xml:space="preserve"> PAGEREF _Toc482441562 \h </w:instrText>
            </w:r>
            <w:r w:rsidR="00CC401C">
              <w:rPr>
                <w:noProof/>
                <w:webHidden/>
              </w:rPr>
            </w:r>
            <w:r w:rsidR="00CC401C">
              <w:rPr>
                <w:noProof/>
                <w:webHidden/>
              </w:rPr>
              <w:fldChar w:fldCharType="separate"/>
            </w:r>
            <w:r w:rsidR="00480C89">
              <w:rPr>
                <w:noProof/>
                <w:webHidden/>
              </w:rPr>
              <w:t>48</w:t>
            </w:r>
            <w:r w:rsidR="00CC401C">
              <w:rPr>
                <w:noProof/>
                <w:webHidden/>
              </w:rPr>
              <w:fldChar w:fldCharType="end"/>
            </w:r>
          </w:hyperlink>
        </w:p>
        <w:p w14:paraId="256AB056" w14:textId="2E618D38" w:rsidR="00CC401C" w:rsidRDefault="00C66169">
          <w:pPr>
            <w:pStyle w:val="TOC2"/>
            <w:tabs>
              <w:tab w:val="right" w:leader="dot" w:pos="8777"/>
            </w:tabs>
            <w:rPr>
              <w:rFonts w:asciiTheme="minorHAnsi" w:eastAsiaTheme="minorEastAsia" w:hAnsiTheme="minorHAnsi" w:cstheme="minorBidi"/>
              <w:noProof/>
              <w:sz w:val="22"/>
              <w:szCs w:val="22"/>
              <w:lang w:val="vi-VN" w:eastAsia="vi-VN"/>
            </w:rPr>
          </w:pPr>
          <w:hyperlink w:anchor="_Toc482441563" w:history="1">
            <w:r w:rsidR="00CC401C" w:rsidRPr="004859A3">
              <w:rPr>
                <w:rStyle w:val="Hyperlink"/>
                <w:noProof/>
                <w:lang w:val="es-ES"/>
              </w:rPr>
              <w:t>2. Hướng phát triển</w:t>
            </w:r>
            <w:r w:rsidR="00CC401C">
              <w:rPr>
                <w:noProof/>
                <w:webHidden/>
              </w:rPr>
              <w:tab/>
            </w:r>
            <w:r w:rsidR="00CC401C">
              <w:rPr>
                <w:noProof/>
                <w:webHidden/>
              </w:rPr>
              <w:fldChar w:fldCharType="begin"/>
            </w:r>
            <w:r w:rsidR="00CC401C">
              <w:rPr>
                <w:noProof/>
                <w:webHidden/>
              </w:rPr>
              <w:instrText xml:space="preserve"> PAGEREF _Toc482441563 \h </w:instrText>
            </w:r>
            <w:r w:rsidR="00CC401C">
              <w:rPr>
                <w:noProof/>
                <w:webHidden/>
              </w:rPr>
            </w:r>
            <w:r w:rsidR="00CC401C">
              <w:rPr>
                <w:noProof/>
                <w:webHidden/>
              </w:rPr>
              <w:fldChar w:fldCharType="separate"/>
            </w:r>
            <w:r w:rsidR="00480C89">
              <w:rPr>
                <w:noProof/>
                <w:webHidden/>
              </w:rPr>
              <w:t>48</w:t>
            </w:r>
            <w:r w:rsidR="00CC401C">
              <w:rPr>
                <w:noProof/>
                <w:webHidden/>
              </w:rPr>
              <w:fldChar w:fldCharType="end"/>
            </w:r>
          </w:hyperlink>
        </w:p>
        <w:p w14:paraId="08FB8FB7" w14:textId="380FA185" w:rsidR="00CC401C" w:rsidRDefault="00C66169">
          <w:pPr>
            <w:pStyle w:val="TOC1"/>
            <w:rPr>
              <w:rFonts w:asciiTheme="minorHAnsi" w:eastAsiaTheme="minorEastAsia" w:hAnsiTheme="minorHAnsi" w:cstheme="minorBidi"/>
              <w:b w:val="0"/>
              <w:sz w:val="22"/>
              <w:szCs w:val="22"/>
              <w:lang w:val="vi-VN" w:eastAsia="vi-VN"/>
            </w:rPr>
          </w:pPr>
          <w:hyperlink w:anchor="_Toc482441564" w:history="1">
            <w:r w:rsidR="00CC401C" w:rsidRPr="004859A3">
              <w:rPr>
                <w:rStyle w:val="Hyperlink"/>
              </w:rPr>
              <w:t>TÀI LIỆU THAM KHẢO</w:t>
            </w:r>
            <w:r w:rsidR="00CC401C">
              <w:rPr>
                <w:webHidden/>
              </w:rPr>
              <w:tab/>
            </w:r>
            <w:r w:rsidR="00CC401C">
              <w:rPr>
                <w:webHidden/>
              </w:rPr>
              <w:fldChar w:fldCharType="begin"/>
            </w:r>
            <w:r w:rsidR="00CC401C">
              <w:rPr>
                <w:webHidden/>
              </w:rPr>
              <w:instrText xml:space="preserve"> PAGEREF _Toc482441564 \h </w:instrText>
            </w:r>
            <w:r w:rsidR="00CC401C">
              <w:rPr>
                <w:webHidden/>
              </w:rPr>
            </w:r>
            <w:r w:rsidR="00CC401C">
              <w:rPr>
                <w:webHidden/>
              </w:rPr>
              <w:fldChar w:fldCharType="separate"/>
            </w:r>
            <w:r w:rsidR="00480C89">
              <w:rPr>
                <w:webHidden/>
              </w:rPr>
              <w:t>49</w:t>
            </w:r>
            <w:r w:rsidR="00CC401C">
              <w:rPr>
                <w:webHidden/>
              </w:rPr>
              <w:fldChar w:fldCharType="end"/>
            </w:r>
          </w:hyperlink>
        </w:p>
        <w:p w14:paraId="7F57D806" w14:textId="29B6336F" w:rsidR="00A04983" w:rsidRPr="009B247F" w:rsidRDefault="00CC401C" w:rsidP="00CC401C">
          <w:pPr>
            <w:pStyle w:val="TOC1"/>
          </w:pPr>
          <w:r>
            <w:rPr>
              <w:sz w:val="26"/>
              <w:szCs w:val="26"/>
            </w:rPr>
            <w:fldChar w:fldCharType="end"/>
          </w:r>
        </w:p>
      </w:sdtContent>
    </w:sdt>
    <w:p w14:paraId="68075FCE" w14:textId="454E24B1" w:rsidR="00F4357F" w:rsidRDefault="00F4357F" w:rsidP="00E102E8">
      <w:pPr>
        <w:jc w:val="center"/>
        <w:rPr>
          <w:b/>
          <w:bCs/>
          <w:sz w:val="32"/>
          <w:szCs w:val="32"/>
          <w:lang w:val="es-ES"/>
        </w:rPr>
      </w:pPr>
      <w:r w:rsidRPr="00A03B6C">
        <w:rPr>
          <w:b/>
          <w:bCs/>
          <w:sz w:val="32"/>
          <w:szCs w:val="32"/>
          <w:lang w:val="es-ES"/>
        </w:rPr>
        <w:lastRenderedPageBreak/>
        <w:t>DANH MỤC HÌNH</w:t>
      </w:r>
    </w:p>
    <w:p w14:paraId="61E266F3" w14:textId="77777777" w:rsidR="00CC401C" w:rsidRPr="00A03B6C" w:rsidRDefault="00CC401C" w:rsidP="00E102E8">
      <w:pPr>
        <w:jc w:val="center"/>
        <w:rPr>
          <w:b/>
          <w:bCs/>
          <w:sz w:val="32"/>
          <w:szCs w:val="32"/>
          <w:lang w:val="es-ES"/>
        </w:rPr>
      </w:pPr>
    </w:p>
    <w:p w14:paraId="639E5F72" w14:textId="5359BE16" w:rsidR="00CC401C" w:rsidRPr="00CC401C" w:rsidRDefault="00CC401C"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r>
        <w:rPr>
          <w:b/>
          <w:bCs/>
          <w:sz w:val="26"/>
          <w:szCs w:val="26"/>
          <w:lang w:val="es-ES"/>
        </w:rPr>
        <w:fldChar w:fldCharType="begin"/>
      </w:r>
      <w:r>
        <w:rPr>
          <w:b/>
          <w:bCs/>
          <w:sz w:val="26"/>
          <w:szCs w:val="26"/>
          <w:lang w:val="es-ES"/>
        </w:rPr>
        <w:instrText xml:space="preserve"> TOC \h \z \c "Hình" </w:instrText>
      </w:r>
      <w:r>
        <w:rPr>
          <w:b/>
          <w:bCs/>
          <w:sz w:val="26"/>
          <w:szCs w:val="26"/>
          <w:lang w:val="es-ES"/>
        </w:rPr>
        <w:fldChar w:fldCharType="separate"/>
      </w:r>
      <w:hyperlink w:anchor="_Toc482441573" w:history="1">
        <w:r w:rsidRPr="00CC401C">
          <w:rPr>
            <w:rStyle w:val="Hyperlink"/>
            <w:noProof/>
            <w:lang w:val="vi-VN"/>
          </w:rPr>
          <w:t>Hình 1: Giới thiệu về trang web thư viện pháp luật</w:t>
        </w:r>
        <w:r w:rsidRPr="00CC401C">
          <w:rPr>
            <w:noProof/>
            <w:webHidden/>
          </w:rPr>
          <w:tab/>
        </w:r>
        <w:r w:rsidRPr="00CC401C">
          <w:rPr>
            <w:noProof/>
            <w:webHidden/>
          </w:rPr>
          <w:fldChar w:fldCharType="begin"/>
        </w:r>
        <w:r w:rsidRPr="00CC401C">
          <w:rPr>
            <w:noProof/>
            <w:webHidden/>
          </w:rPr>
          <w:instrText xml:space="preserve"> PAGEREF _Toc482441573 \h </w:instrText>
        </w:r>
        <w:r w:rsidRPr="00CC401C">
          <w:rPr>
            <w:noProof/>
            <w:webHidden/>
          </w:rPr>
        </w:r>
        <w:r w:rsidRPr="00CC401C">
          <w:rPr>
            <w:noProof/>
            <w:webHidden/>
          </w:rPr>
          <w:fldChar w:fldCharType="separate"/>
        </w:r>
        <w:r w:rsidR="00480C89">
          <w:rPr>
            <w:noProof/>
            <w:webHidden/>
          </w:rPr>
          <w:t>8</w:t>
        </w:r>
        <w:r w:rsidRPr="00CC401C">
          <w:rPr>
            <w:noProof/>
            <w:webHidden/>
          </w:rPr>
          <w:fldChar w:fldCharType="end"/>
        </w:r>
      </w:hyperlink>
    </w:p>
    <w:p w14:paraId="4DC07F8C" w14:textId="4B4150AB" w:rsidR="00CC401C" w:rsidRP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74" w:history="1">
        <w:r w:rsidR="00CC401C" w:rsidRPr="00CC401C">
          <w:rPr>
            <w:rStyle w:val="Hyperlink"/>
            <w:noProof/>
            <w:lang w:val="es-ES"/>
          </w:rPr>
          <w:t>Hình 2: Trang web Đấu thầu điện tử của Bộ Kế hoạch và Đầu tư</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_Toc482441574 \h </w:instrText>
        </w:r>
        <w:r w:rsidR="00CC401C" w:rsidRPr="00CC401C">
          <w:rPr>
            <w:noProof/>
            <w:webHidden/>
          </w:rPr>
        </w:r>
        <w:r w:rsidR="00CC401C" w:rsidRPr="00CC401C">
          <w:rPr>
            <w:noProof/>
            <w:webHidden/>
          </w:rPr>
          <w:fldChar w:fldCharType="separate"/>
        </w:r>
        <w:r w:rsidR="00480C89">
          <w:rPr>
            <w:noProof/>
            <w:webHidden/>
          </w:rPr>
          <w:t>9</w:t>
        </w:r>
        <w:r w:rsidR="00CC401C" w:rsidRPr="00CC401C">
          <w:rPr>
            <w:noProof/>
            <w:webHidden/>
          </w:rPr>
          <w:fldChar w:fldCharType="end"/>
        </w:r>
      </w:hyperlink>
    </w:p>
    <w:p w14:paraId="6CEA045C" w14:textId="2F8D109B" w:rsidR="00CC401C" w:rsidRP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75" w:history="1">
        <w:r w:rsidR="00CC401C" w:rsidRPr="00CC401C">
          <w:rPr>
            <w:rStyle w:val="Hyperlink"/>
            <w:noProof/>
            <w:lang w:val="es-ES"/>
          </w:rPr>
          <w:t>Hình 3</w:t>
        </w:r>
        <w:r w:rsidR="00CC401C" w:rsidRPr="00CC401C">
          <w:rPr>
            <w:rStyle w:val="Hyperlink"/>
            <w:noProof/>
            <w:lang w:val="es-ES" w:eastAsia="vi-VN"/>
          </w:rPr>
          <w:t>: Sơ đồ tổng quan của hệ thống Trợ Lý Ảo</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_Toc482441575 \h </w:instrText>
        </w:r>
        <w:r w:rsidR="00CC401C" w:rsidRPr="00CC401C">
          <w:rPr>
            <w:noProof/>
            <w:webHidden/>
          </w:rPr>
        </w:r>
        <w:r w:rsidR="00CC401C" w:rsidRPr="00CC401C">
          <w:rPr>
            <w:noProof/>
            <w:webHidden/>
          </w:rPr>
          <w:fldChar w:fldCharType="separate"/>
        </w:r>
        <w:r w:rsidR="00480C89">
          <w:rPr>
            <w:noProof/>
            <w:webHidden/>
          </w:rPr>
          <w:t>12</w:t>
        </w:r>
        <w:r w:rsidR="00CC401C" w:rsidRPr="00CC401C">
          <w:rPr>
            <w:noProof/>
            <w:webHidden/>
          </w:rPr>
          <w:fldChar w:fldCharType="end"/>
        </w:r>
      </w:hyperlink>
    </w:p>
    <w:p w14:paraId="68B629D7" w14:textId="3A27F4F7" w:rsidR="00CC401C" w:rsidRP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76" w:history="1">
        <w:r w:rsidR="00CC401C" w:rsidRPr="00CC401C">
          <w:rPr>
            <w:rStyle w:val="Hyperlink"/>
            <w:noProof/>
          </w:rPr>
          <w:t xml:space="preserve">Hình 4: </w:t>
        </w:r>
        <w:r w:rsidR="00CC401C" w:rsidRPr="00CC401C">
          <w:rPr>
            <w:rStyle w:val="Hyperlink"/>
            <w:noProof/>
            <w:lang w:val="vi-VN"/>
          </w:rPr>
          <w:t xml:space="preserve"> Sơ đồ mô tả chức năng </w:t>
        </w:r>
        <w:r w:rsidR="00CC401C" w:rsidRPr="00CC401C">
          <w:rPr>
            <w:rStyle w:val="Hyperlink"/>
            <w:noProof/>
          </w:rPr>
          <w:t>người sử dụng</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_Toc482441576 \h </w:instrText>
        </w:r>
        <w:r w:rsidR="00CC401C" w:rsidRPr="00CC401C">
          <w:rPr>
            <w:noProof/>
            <w:webHidden/>
          </w:rPr>
        </w:r>
        <w:r w:rsidR="00CC401C" w:rsidRPr="00CC401C">
          <w:rPr>
            <w:noProof/>
            <w:webHidden/>
          </w:rPr>
          <w:fldChar w:fldCharType="separate"/>
        </w:r>
        <w:r w:rsidR="00480C89">
          <w:rPr>
            <w:noProof/>
            <w:webHidden/>
          </w:rPr>
          <w:t>20</w:t>
        </w:r>
        <w:r w:rsidR="00CC401C" w:rsidRPr="00CC401C">
          <w:rPr>
            <w:noProof/>
            <w:webHidden/>
          </w:rPr>
          <w:fldChar w:fldCharType="end"/>
        </w:r>
      </w:hyperlink>
    </w:p>
    <w:p w14:paraId="2F701704" w14:textId="1493F21D" w:rsidR="00CC401C" w:rsidRP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77" w:history="1">
        <w:r w:rsidR="00CC401C" w:rsidRPr="00CC401C">
          <w:rPr>
            <w:rStyle w:val="Hyperlink"/>
            <w:noProof/>
            <w:lang w:val="es-ES"/>
          </w:rPr>
          <w:t xml:space="preserve">Hình 5: </w:t>
        </w:r>
        <w:r w:rsidR="00CC401C" w:rsidRPr="00CC401C">
          <w:rPr>
            <w:rStyle w:val="Hyperlink"/>
            <w:noProof/>
            <w:lang w:val="vi-VN"/>
          </w:rPr>
          <w:t xml:space="preserve"> Sơ đồ mô tả chức năng </w:t>
        </w:r>
        <w:r w:rsidR="00CC401C" w:rsidRPr="00CC401C">
          <w:rPr>
            <w:rStyle w:val="Hyperlink"/>
            <w:noProof/>
            <w:lang w:val="es-ES"/>
          </w:rPr>
          <w:t>quản trị viên</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_Toc482441577 \h </w:instrText>
        </w:r>
        <w:r w:rsidR="00CC401C" w:rsidRPr="00CC401C">
          <w:rPr>
            <w:noProof/>
            <w:webHidden/>
          </w:rPr>
        </w:r>
        <w:r w:rsidR="00CC401C" w:rsidRPr="00CC401C">
          <w:rPr>
            <w:noProof/>
            <w:webHidden/>
          </w:rPr>
          <w:fldChar w:fldCharType="separate"/>
        </w:r>
        <w:r w:rsidR="00480C89">
          <w:rPr>
            <w:noProof/>
            <w:webHidden/>
          </w:rPr>
          <w:t>21</w:t>
        </w:r>
        <w:r w:rsidR="00CC401C" w:rsidRPr="00CC401C">
          <w:rPr>
            <w:noProof/>
            <w:webHidden/>
          </w:rPr>
          <w:fldChar w:fldCharType="end"/>
        </w:r>
      </w:hyperlink>
    </w:p>
    <w:p w14:paraId="7A2FBC3B" w14:textId="6B157D83" w:rsidR="00CC401C" w:rsidRP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78" w:history="1">
        <w:r w:rsidR="00CC401C" w:rsidRPr="00CC401C">
          <w:rPr>
            <w:rStyle w:val="Hyperlink"/>
            <w:noProof/>
            <w:lang w:val="vi-VN"/>
          </w:rPr>
          <w:t>Hình 6</w:t>
        </w:r>
        <w:r w:rsidR="00CC401C" w:rsidRPr="00CC401C">
          <w:rPr>
            <w:rStyle w:val="Hyperlink"/>
            <w:rFonts w:eastAsia="MS Mincho"/>
            <w:noProof/>
            <w:lang w:val="vi-VN" w:eastAsia="ja-JP"/>
          </w:rPr>
          <w:t>:  Mô hình dữ liệu mức quan niệm (CDM)</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_Toc482441578 \h </w:instrText>
        </w:r>
        <w:r w:rsidR="00CC401C" w:rsidRPr="00CC401C">
          <w:rPr>
            <w:noProof/>
            <w:webHidden/>
          </w:rPr>
        </w:r>
        <w:r w:rsidR="00CC401C" w:rsidRPr="00CC401C">
          <w:rPr>
            <w:noProof/>
            <w:webHidden/>
          </w:rPr>
          <w:fldChar w:fldCharType="separate"/>
        </w:r>
        <w:r w:rsidR="00480C89">
          <w:rPr>
            <w:noProof/>
            <w:webHidden/>
          </w:rPr>
          <w:t>25</w:t>
        </w:r>
        <w:r w:rsidR="00CC401C" w:rsidRPr="00CC401C">
          <w:rPr>
            <w:noProof/>
            <w:webHidden/>
          </w:rPr>
          <w:fldChar w:fldCharType="end"/>
        </w:r>
      </w:hyperlink>
    </w:p>
    <w:p w14:paraId="14552417" w14:textId="025E9C22" w:rsidR="00CC401C" w:rsidRP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79" w:history="1">
        <w:r w:rsidR="00CC401C" w:rsidRPr="00CC401C">
          <w:rPr>
            <w:rStyle w:val="Hyperlink"/>
            <w:noProof/>
            <w:lang w:val="vi-VN"/>
          </w:rPr>
          <w:t>Hình 7:  Mô hình dữ liệu vật lý</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_Toc482441579 \h </w:instrText>
        </w:r>
        <w:r w:rsidR="00CC401C" w:rsidRPr="00CC401C">
          <w:rPr>
            <w:noProof/>
            <w:webHidden/>
          </w:rPr>
        </w:r>
        <w:r w:rsidR="00CC401C" w:rsidRPr="00CC401C">
          <w:rPr>
            <w:noProof/>
            <w:webHidden/>
          </w:rPr>
          <w:fldChar w:fldCharType="separate"/>
        </w:r>
        <w:r w:rsidR="00480C89">
          <w:rPr>
            <w:noProof/>
            <w:webHidden/>
          </w:rPr>
          <w:t>25</w:t>
        </w:r>
        <w:r w:rsidR="00CC401C" w:rsidRPr="00CC401C">
          <w:rPr>
            <w:noProof/>
            <w:webHidden/>
          </w:rPr>
          <w:fldChar w:fldCharType="end"/>
        </w:r>
      </w:hyperlink>
    </w:p>
    <w:p w14:paraId="21563530" w14:textId="306498BB" w:rsidR="00CC401C" w:rsidRP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0" w:history="1">
        <w:r w:rsidR="00CC401C" w:rsidRPr="00CC401C">
          <w:rPr>
            <w:rStyle w:val="Hyperlink"/>
            <w:noProof/>
            <w:lang w:val="vi-VN"/>
          </w:rPr>
          <w:t>Hình 8: Mô hình dữ liệu luận lý (LDM)</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_Toc482441580 \h </w:instrText>
        </w:r>
        <w:r w:rsidR="00CC401C" w:rsidRPr="00CC401C">
          <w:rPr>
            <w:noProof/>
            <w:webHidden/>
          </w:rPr>
        </w:r>
        <w:r w:rsidR="00CC401C" w:rsidRPr="00CC401C">
          <w:rPr>
            <w:noProof/>
            <w:webHidden/>
          </w:rPr>
          <w:fldChar w:fldCharType="separate"/>
        </w:r>
        <w:r w:rsidR="00480C89">
          <w:rPr>
            <w:noProof/>
            <w:webHidden/>
          </w:rPr>
          <w:t>26</w:t>
        </w:r>
        <w:r w:rsidR="00CC401C" w:rsidRPr="00CC401C">
          <w:rPr>
            <w:noProof/>
            <w:webHidden/>
          </w:rPr>
          <w:fldChar w:fldCharType="end"/>
        </w:r>
      </w:hyperlink>
    </w:p>
    <w:p w14:paraId="03433A13" w14:textId="347BF42B"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1" w:history="1">
        <w:r w:rsidR="00CC401C" w:rsidRPr="00CC401C">
          <w:rPr>
            <w:rStyle w:val="Hyperlink"/>
            <w:noProof/>
            <w:lang w:val="es-ES"/>
          </w:rPr>
          <w:t>Hình 9: Hình ảnh về mã nguồn của một gói thầu</w:t>
        </w:r>
        <w:r w:rsidR="00CC401C" w:rsidRPr="00CC401C">
          <w:rPr>
            <w:noProof/>
            <w:webHidden/>
          </w:rPr>
          <w:tab/>
        </w:r>
        <w:r w:rsidR="00CC401C" w:rsidRPr="00CC401C">
          <w:rPr>
            <w:noProof/>
            <w:webHidden/>
          </w:rPr>
          <w:fldChar w:fldCharType="begin"/>
        </w:r>
        <w:r w:rsidR="00CC401C" w:rsidRPr="00CC401C">
          <w:rPr>
            <w:noProof/>
            <w:webHidden/>
          </w:rPr>
          <w:instrText xml:space="preserve"> PAGEREF _Toc482441581 \h </w:instrText>
        </w:r>
        <w:r w:rsidR="00CC401C" w:rsidRPr="00CC401C">
          <w:rPr>
            <w:noProof/>
            <w:webHidden/>
          </w:rPr>
        </w:r>
        <w:r w:rsidR="00CC401C" w:rsidRPr="00CC401C">
          <w:rPr>
            <w:noProof/>
            <w:webHidden/>
          </w:rPr>
          <w:fldChar w:fldCharType="separate"/>
        </w:r>
        <w:r w:rsidR="00480C89">
          <w:rPr>
            <w:noProof/>
            <w:webHidden/>
          </w:rPr>
          <w:t>27</w:t>
        </w:r>
        <w:r w:rsidR="00CC401C" w:rsidRPr="00CC401C">
          <w:rPr>
            <w:noProof/>
            <w:webHidden/>
          </w:rPr>
          <w:fldChar w:fldCharType="end"/>
        </w:r>
      </w:hyperlink>
    </w:p>
    <w:p w14:paraId="451790E4" w14:textId="0F553A99"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2" w:history="1">
        <w:r w:rsidR="00CC401C" w:rsidRPr="00CD2754">
          <w:rPr>
            <w:rStyle w:val="Hyperlink"/>
            <w:noProof/>
            <w:lang w:val="es-ES"/>
          </w:rPr>
          <w:t>Hình 10: Lưu đồ thuật toán lấy thông tin gói thầu</w:t>
        </w:r>
        <w:r w:rsidR="00CC401C">
          <w:rPr>
            <w:noProof/>
            <w:webHidden/>
          </w:rPr>
          <w:tab/>
        </w:r>
        <w:r w:rsidR="00CC401C">
          <w:rPr>
            <w:noProof/>
            <w:webHidden/>
          </w:rPr>
          <w:fldChar w:fldCharType="begin"/>
        </w:r>
        <w:r w:rsidR="00CC401C">
          <w:rPr>
            <w:noProof/>
            <w:webHidden/>
          </w:rPr>
          <w:instrText xml:space="preserve"> PAGEREF _Toc482441582 \h </w:instrText>
        </w:r>
        <w:r w:rsidR="00CC401C">
          <w:rPr>
            <w:noProof/>
            <w:webHidden/>
          </w:rPr>
        </w:r>
        <w:r w:rsidR="00CC401C">
          <w:rPr>
            <w:noProof/>
            <w:webHidden/>
          </w:rPr>
          <w:fldChar w:fldCharType="separate"/>
        </w:r>
        <w:r w:rsidR="00480C89">
          <w:rPr>
            <w:noProof/>
            <w:webHidden/>
          </w:rPr>
          <w:t>28</w:t>
        </w:r>
        <w:r w:rsidR="00CC401C">
          <w:rPr>
            <w:noProof/>
            <w:webHidden/>
          </w:rPr>
          <w:fldChar w:fldCharType="end"/>
        </w:r>
      </w:hyperlink>
    </w:p>
    <w:p w14:paraId="341E5831" w14:textId="7F1B7BAA"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3" w:history="1">
        <w:r w:rsidR="00CC401C" w:rsidRPr="00CD2754">
          <w:rPr>
            <w:rStyle w:val="Hyperlink"/>
            <w:noProof/>
            <w:lang w:val="es-ES"/>
          </w:rPr>
          <w:t>Hình 11:  Thiết lặp CronJobs trên máy chủ</w:t>
        </w:r>
        <w:r w:rsidR="00CC401C">
          <w:rPr>
            <w:noProof/>
            <w:webHidden/>
          </w:rPr>
          <w:tab/>
        </w:r>
        <w:r w:rsidR="00CC401C">
          <w:rPr>
            <w:noProof/>
            <w:webHidden/>
          </w:rPr>
          <w:fldChar w:fldCharType="begin"/>
        </w:r>
        <w:r w:rsidR="00CC401C">
          <w:rPr>
            <w:noProof/>
            <w:webHidden/>
          </w:rPr>
          <w:instrText xml:space="preserve"> PAGEREF _Toc482441583 \h </w:instrText>
        </w:r>
        <w:r w:rsidR="00CC401C">
          <w:rPr>
            <w:noProof/>
            <w:webHidden/>
          </w:rPr>
        </w:r>
        <w:r w:rsidR="00CC401C">
          <w:rPr>
            <w:noProof/>
            <w:webHidden/>
          </w:rPr>
          <w:fldChar w:fldCharType="separate"/>
        </w:r>
        <w:r w:rsidR="00480C89">
          <w:rPr>
            <w:noProof/>
            <w:webHidden/>
          </w:rPr>
          <w:t>29</w:t>
        </w:r>
        <w:r w:rsidR="00CC401C">
          <w:rPr>
            <w:noProof/>
            <w:webHidden/>
          </w:rPr>
          <w:fldChar w:fldCharType="end"/>
        </w:r>
      </w:hyperlink>
    </w:p>
    <w:p w14:paraId="0B2A26B9" w14:textId="0B8F5F95"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4" w:history="1">
        <w:r w:rsidR="00CC401C" w:rsidRPr="00CD2754">
          <w:rPr>
            <w:rStyle w:val="Hyperlink"/>
            <w:noProof/>
            <w:lang w:val="es-ES"/>
          </w:rPr>
          <w:t>Hình 12: Lưu đồ thuật toán gửi email cho người dùng.</w:t>
        </w:r>
        <w:r w:rsidR="00CC401C">
          <w:rPr>
            <w:noProof/>
            <w:webHidden/>
          </w:rPr>
          <w:tab/>
        </w:r>
        <w:r w:rsidR="00CC401C">
          <w:rPr>
            <w:noProof/>
            <w:webHidden/>
          </w:rPr>
          <w:fldChar w:fldCharType="begin"/>
        </w:r>
        <w:r w:rsidR="00CC401C">
          <w:rPr>
            <w:noProof/>
            <w:webHidden/>
          </w:rPr>
          <w:instrText xml:space="preserve"> PAGEREF _Toc482441584 \h </w:instrText>
        </w:r>
        <w:r w:rsidR="00CC401C">
          <w:rPr>
            <w:noProof/>
            <w:webHidden/>
          </w:rPr>
        </w:r>
        <w:r w:rsidR="00CC401C">
          <w:rPr>
            <w:noProof/>
            <w:webHidden/>
          </w:rPr>
          <w:fldChar w:fldCharType="separate"/>
        </w:r>
        <w:r w:rsidR="00480C89">
          <w:rPr>
            <w:noProof/>
            <w:webHidden/>
          </w:rPr>
          <w:t>30</w:t>
        </w:r>
        <w:r w:rsidR="00CC401C">
          <w:rPr>
            <w:noProof/>
            <w:webHidden/>
          </w:rPr>
          <w:fldChar w:fldCharType="end"/>
        </w:r>
      </w:hyperlink>
    </w:p>
    <w:p w14:paraId="6B1C2F4B" w14:textId="756BA732"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5" w:history="1">
        <w:r w:rsidR="00CC401C" w:rsidRPr="00CD2754">
          <w:rPr>
            <w:rStyle w:val="Hyperlink"/>
            <w:noProof/>
            <w:lang w:val="es-ES"/>
          </w:rPr>
          <w:t>Hình 13: Truyền tải dữ liệu từ Web service sang ứng dụng android qua JSON</w:t>
        </w:r>
        <w:r w:rsidR="00CC401C">
          <w:rPr>
            <w:noProof/>
            <w:webHidden/>
          </w:rPr>
          <w:tab/>
        </w:r>
        <w:r w:rsidR="00CC401C">
          <w:rPr>
            <w:noProof/>
            <w:webHidden/>
          </w:rPr>
          <w:fldChar w:fldCharType="begin"/>
        </w:r>
        <w:r w:rsidR="00CC401C">
          <w:rPr>
            <w:noProof/>
            <w:webHidden/>
          </w:rPr>
          <w:instrText xml:space="preserve"> PAGEREF _Toc482441585 \h </w:instrText>
        </w:r>
        <w:r w:rsidR="00CC401C">
          <w:rPr>
            <w:noProof/>
            <w:webHidden/>
          </w:rPr>
        </w:r>
        <w:r w:rsidR="00CC401C">
          <w:rPr>
            <w:noProof/>
            <w:webHidden/>
          </w:rPr>
          <w:fldChar w:fldCharType="separate"/>
        </w:r>
        <w:r w:rsidR="00480C89">
          <w:rPr>
            <w:noProof/>
            <w:webHidden/>
          </w:rPr>
          <w:t>31</w:t>
        </w:r>
        <w:r w:rsidR="00CC401C">
          <w:rPr>
            <w:noProof/>
            <w:webHidden/>
          </w:rPr>
          <w:fldChar w:fldCharType="end"/>
        </w:r>
      </w:hyperlink>
    </w:p>
    <w:p w14:paraId="334F30E8" w14:textId="40B2F13D"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6" w:history="1">
        <w:r w:rsidR="00CC401C" w:rsidRPr="00CD2754">
          <w:rPr>
            <w:rStyle w:val="Hyperlink"/>
            <w:noProof/>
            <w:lang w:val="es-ES"/>
          </w:rPr>
          <w:t>Hình 14: Sơ đồ tổng quan giao diện của hệ thống</w:t>
        </w:r>
        <w:r w:rsidR="00CC401C">
          <w:rPr>
            <w:noProof/>
            <w:webHidden/>
          </w:rPr>
          <w:tab/>
        </w:r>
        <w:r w:rsidR="00CC401C">
          <w:rPr>
            <w:noProof/>
            <w:webHidden/>
          </w:rPr>
          <w:fldChar w:fldCharType="begin"/>
        </w:r>
        <w:r w:rsidR="00CC401C">
          <w:rPr>
            <w:noProof/>
            <w:webHidden/>
          </w:rPr>
          <w:instrText xml:space="preserve"> PAGEREF _Toc482441586 \h </w:instrText>
        </w:r>
        <w:r w:rsidR="00CC401C">
          <w:rPr>
            <w:noProof/>
            <w:webHidden/>
          </w:rPr>
        </w:r>
        <w:r w:rsidR="00CC401C">
          <w:rPr>
            <w:noProof/>
            <w:webHidden/>
          </w:rPr>
          <w:fldChar w:fldCharType="separate"/>
        </w:r>
        <w:r w:rsidR="00480C89">
          <w:rPr>
            <w:noProof/>
            <w:webHidden/>
          </w:rPr>
          <w:t>36</w:t>
        </w:r>
        <w:r w:rsidR="00CC401C">
          <w:rPr>
            <w:noProof/>
            <w:webHidden/>
          </w:rPr>
          <w:fldChar w:fldCharType="end"/>
        </w:r>
      </w:hyperlink>
    </w:p>
    <w:p w14:paraId="0013F40D" w14:textId="6C91F786"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7" w:history="1">
        <w:r w:rsidR="00CC401C" w:rsidRPr="00CD2754">
          <w:rPr>
            <w:rStyle w:val="Hyperlink"/>
            <w:noProof/>
            <w:lang w:val="vi-VN"/>
          </w:rPr>
          <w:t>Hình 15: Giao diện đăng nhập của hệ thống</w:t>
        </w:r>
        <w:r w:rsidR="00CC401C">
          <w:rPr>
            <w:noProof/>
            <w:webHidden/>
          </w:rPr>
          <w:tab/>
        </w:r>
        <w:r w:rsidR="00CC401C">
          <w:rPr>
            <w:noProof/>
            <w:webHidden/>
          </w:rPr>
          <w:fldChar w:fldCharType="begin"/>
        </w:r>
        <w:r w:rsidR="00CC401C">
          <w:rPr>
            <w:noProof/>
            <w:webHidden/>
          </w:rPr>
          <w:instrText xml:space="preserve"> PAGEREF _Toc482441587 \h </w:instrText>
        </w:r>
        <w:r w:rsidR="00CC401C">
          <w:rPr>
            <w:noProof/>
            <w:webHidden/>
          </w:rPr>
        </w:r>
        <w:r w:rsidR="00CC401C">
          <w:rPr>
            <w:noProof/>
            <w:webHidden/>
          </w:rPr>
          <w:fldChar w:fldCharType="separate"/>
        </w:r>
        <w:r w:rsidR="00480C89">
          <w:rPr>
            <w:noProof/>
            <w:webHidden/>
          </w:rPr>
          <w:t>37</w:t>
        </w:r>
        <w:r w:rsidR="00CC401C">
          <w:rPr>
            <w:noProof/>
            <w:webHidden/>
          </w:rPr>
          <w:fldChar w:fldCharType="end"/>
        </w:r>
      </w:hyperlink>
    </w:p>
    <w:p w14:paraId="188639F1" w14:textId="284C57DB"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8" w:history="1">
        <w:r w:rsidR="00CC401C" w:rsidRPr="00CD2754">
          <w:rPr>
            <w:rStyle w:val="Hyperlink"/>
            <w:noProof/>
            <w:lang w:val="vi-VN"/>
          </w:rPr>
          <w:t>Hình 16: Giao diện quản lý gói thầu</w:t>
        </w:r>
        <w:r w:rsidR="00CC401C">
          <w:rPr>
            <w:noProof/>
            <w:webHidden/>
          </w:rPr>
          <w:tab/>
        </w:r>
        <w:r w:rsidR="00CC401C">
          <w:rPr>
            <w:noProof/>
            <w:webHidden/>
          </w:rPr>
          <w:fldChar w:fldCharType="begin"/>
        </w:r>
        <w:r w:rsidR="00CC401C">
          <w:rPr>
            <w:noProof/>
            <w:webHidden/>
          </w:rPr>
          <w:instrText xml:space="preserve"> PAGEREF _Toc482441588 \h </w:instrText>
        </w:r>
        <w:r w:rsidR="00CC401C">
          <w:rPr>
            <w:noProof/>
            <w:webHidden/>
          </w:rPr>
        </w:r>
        <w:r w:rsidR="00CC401C">
          <w:rPr>
            <w:noProof/>
            <w:webHidden/>
          </w:rPr>
          <w:fldChar w:fldCharType="separate"/>
        </w:r>
        <w:r w:rsidR="00480C89">
          <w:rPr>
            <w:noProof/>
            <w:webHidden/>
          </w:rPr>
          <w:t>37</w:t>
        </w:r>
        <w:r w:rsidR="00CC401C">
          <w:rPr>
            <w:noProof/>
            <w:webHidden/>
          </w:rPr>
          <w:fldChar w:fldCharType="end"/>
        </w:r>
      </w:hyperlink>
    </w:p>
    <w:p w14:paraId="70699443" w14:textId="285DC9F7"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89" w:history="1">
        <w:r w:rsidR="00CC401C" w:rsidRPr="00CD2754">
          <w:rPr>
            <w:rStyle w:val="Hyperlink"/>
            <w:noProof/>
          </w:rPr>
          <w:t>Hình 17: Giao diện quản lý email</w:t>
        </w:r>
        <w:r w:rsidR="00CC401C">
          <w:rPr>
            <w:noProof/>
            <w:webHidden/>
          </w:rPr>
          <w:tab/>
        </w:r>
        <w:r w:rsidR="00CC401C">
          <w:rPr>
            <w:noProof/>
            <w:webHidden/>
          </w:rPr>
          <w:fldChar w:fldCharType="begin"/>
        </w:r>
        <w:r w:rsidR="00CC401C">
          <w:rPr>
            <w:noProof/>
            <w:webHidden/>
          </w:rPr>
          <w:instrText xml:space="preserve"> PAGEREF _Toc482441589 \h </w:instrText>
        </w:r>
        <w:r w:rsidR="00CC401C">
          <w:rPr>
            <w:noProof/>
            <w:webHidden/>
          </w:rPr>
        </w:r>
        <w:r w:rsidR="00CC401C">
          <w:rPr>
            <w:noProof/>
            <w:webHidden/>
          </w:rPr>
          <w:fldChar w:fldCharType="separate"/>
        </w:r>
        <w:r w:rsidR="00480C89">
          <w:rPr>
            <w:noProof/>
            <w:webHidden/>
          </w:rPr>
          <w:t>38</w:t>
        </w:r>
        <w:r w:rsidR="00CC401C">
          <w:rPr>
            <w:noProof/>
            <w:webHidden/>
          </w:rPr>
          <w:fldChar w:fldCharType="end"/>
        </w:r>
      </w:hyperlink>
    </w:p>
    <w:p w14:paraId="1D69C14D" w14:textId="46C2C77B"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0" w:history="1">
        <w:r w:rsidR="00CC401C" w:rsidRPr="00CD2754">
          <w:rPr>
            <w:rStyle w:val="Hyperlink"/>
            <w:noProof/>
          </w:rPr>
          <w:t>Hình 18: Người dùng xem email được gửi đến</w:t>
        </w:r>
        <w:r w:rsidR="00CC401C">
          <w:rPr>
            <w:noProof/>
            <w:webHidden/>
          </w:rPr>
          <w:tab/>
        </w:r>
        <w:r w:rsidR="00CC401C">
          <w:rPr>
            <w:noProof/>
            <w:webHidden/>
          </w:rPr>
          <w:fldChar w:fldCharType="begin"/>
        </w:r>
        <w:r w:rsidR="00CC401C">
          <w:rPr>
            <w:noProof/>
            <w:webHidden/>
          </w:rPr>
          <w:instrText xml:space="preserve"> PAGEREF _Toc482441590 \h </w:instrText>
        </w:r>
        <w:r w:rsidR="00CC401C">
          <w:rPr>
            <w:noProof/>
            <w:webHidden/>
          </w:rPr>
        </w:r>
        <w:r w:rsidR="00CC401C">
          <w:rPr>
            <w:noProof/>
            <w:webHidden/>
          </w:rPr>
          <w:fldChar w:fldCharType="separate"/>
        </w:r>
        <w:r w:rsidR="00480C89">
          <w:rPr>
            <w:noProof/>
            <w:webHidden/>
          </w:rPr>
          <w:t>39</w:t>
        </w:r>
        <w:r w:rsidR="00CC401C">
          <w:rPr>
            <w:noProof/>
            <w:webHidden/>
          </w:rPr>
          <w:fldChar w:fldCharType="end"/>
        </w:r>
      </w:hyperlink>
    </w:p>
    <w:p w14:paraId="7D296B14" w14:textId="7051DE7A"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1" w:history="1">
        <w:r w:rsidR="00CC401C" w:rsidRPr="00CD2754">
          <w:rPr>
            <w:rStyle w:val="Hyperlink"/>
            <w:noProof/>
          </w:rPr>
          <w:t>Hình 19: Xem danh sách tài khoản</w:t>
        </w:r>
        <w:r w:rsidR="00CC401C">
          <w:rPr>
            <w:noProof/>
            <w:webHidden/>
          </w:rPr>
          <w:tab/>
        </w:r>
        <w:r w:rsidR="00CC401C">
          <w:rPr>
            <w:noProof/>
            <w:webHidden/>
          </w:rPr>
          <w:fldChar w:fldCharType="begin"/>
        </w:r>
        <w:r w:rsidR="00CC401C">
          <w:rPr>
            <w:noProof/>
            <w:webHidden/>
          </w:rPr>
          <w:instrText xml:space="preserve"> PAGEREF _Toc482441591 \h </w:instrText>
        </w:r>
        <w:r w:rsidR="00CC401C">
          <w:rPr>
            <w:noProof/>
            <w:webHidden/>
          </w:rPr>
        </w:r>
        <w:r w:rsidR="00CC401C">
          <w:rPr>
            <w:noProof/>
            <w:webHidden/>
          </w:rPr>
          <w:fldChar w:fldCharType="separate"/>
        </w:r>
        <w:r w:rsidR="00480C89">
          <w:rPr>
            <w:noProof/>
            <w:webHidden/>
          </w:rPr>
          <w:t>39</w:t>
        </w:r>
        <w:r w:rsidR="00CC401C">
          <w:rPr>
            <w:noProof/>
            <w:webHidden/>
          </w:rPr>
          <w:fldChar w:fldCharType="end"/>
        </w:r>
      </w:hyperlink>
    </w:p>
    <w:p w14:paraId="38FDE2BD" w14:textId="5B41D489"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2" w:history="1">
        <w:r w:rsidR="00CC401C" w:rsidRPr="00CD2754">
          <w:rPr>
            <w:rStyle w:val="Hyperlink"/>
            <w:noProof/>
          </w:rPr>
          <w:t>Hình 20: Giao diện chức năng cập nhật thông tin tài khoản</w:t>
        </w:r>
        <w:r w:rsidR="00CC401C">
          <w:rPr>
            <w:noProof/>
            <w:webHidden/>
          </w:rPr>
          <w:tab/>
        </w:r>
        <w:r w:rsidR="00CC401C">
          <w:rPr>
            <w:noProof/>
            <w:webHidden/>
          </w:rPr>
          <w:fldChar w:fldCharType="begin"/>
        </w:r>
        <w:r w:rsidR="00CC401C">
          <w:rPr>
            <w:noProof/>
            <w:webHidden/>
          </w:rPr>
          <w:instrText xml:space="preserve"> PAGEREF _Toc482441592 \h </w:instrText>
        </w:r>
        <w:r w:rsidR="00CC401C">
          <w:rPr>
            <w:noProof/>
            <w:webHidden/>
          </w:rPr>
        </w:r>
        <w:r w:rsidR="00CC401C">
          <w:rPr>
            <w:noProof/>
            <w:webHidden/>
          </w:rPr>
          <w:fldChar w:fldCharType="separate"/>
        </w:r>
        <w:r w:rsidR="00480C89">
          <w:rPr>
            <w:noProof/>
            <w:webHidden/>
          </w:rPr>
          <w:t>40</w:t>
        </w:r>
        <w:r w:rsidR="00CC401C">
          <w:rPr>
            <w:noProof/>
            <w:webHidden/>
          </w:rPr>
          <w:fldChar w:fldCharType="end"/>
        </w:r>
      </w:hyperlink>
    </w:p>
    <w:p w14:paraId="7EF04BE4" w14:textId="574DFE4D"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3" w:history="1">
        <w:r w:rsidR="00CC401C" w:rsidRPr="00CD2754">
          <w:rPr>
            <w:rStyle w:val="Hyperlink"/>
            <w:noProof/>
          </w:rPr>
          <w:t>Hình 21: Giao diện chức năng thống kê</w:t>
        </w:r>
        <w:r w:rsidR="00CC401C">
          <w:rPr>
            <w:noProof/>
            <w:webHidden/>
          </w:rPr>
          <w:tab/>
        </w:r>
        <w:r w:rsidR="00CC401C">
          <w:rPr>
            <w:noProof/>
            <w:webHidden/>
          </w:rPr>
          <w:fldChar w:fldCharType="begin"/>
        </w:r>
        <w:r w:rsidR="00CC401C">
          <w:rPr>
            <w:noProof/>
            <w:webHidden/>
          </w:rPr>
          <w:instrText xml:space="preserve"> PAGEREF _Toc482441593 \h </w:instrText>
        </w:r>
        <w:r w:rsidR="00CC401C">
          <w:rPr>
            <w:noProof/>
            <w:webHidden/>
          </w:rPr>
        </w:r>
        <w:r w:rsidR="00CC401C">
          <w:rPr>
            <w:noProof/>
            <w:webHidden/>
          </w:rPr>
          <w:fldChar w:fldCharType="separate"/>
        </w:r>
        <w:r w:rsidR="00480C89">
          <w:rPr>
            <w:noProof/>
            <w:webHidden/>
          </w:rPr>
          <w:t>41</w:t>
        </w:r>
        <w:r w:rsidR="00CC401C">
          <w:rPr>
            <w:noProof/>
            <w:webHidden/>
          </w:rPr>
          <w:fldChar w:fldCharType="end"/>
        </w:r>
      </w:hyperlink>
    </w:p>
    <w:p w14:paraId="639C64DC" w14:textId="33544F8E"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4" w:history="1">
        <w:r w:rsidR="00CC401C" w:rsidRPr="00CD2754">
          <w:rPr>
            <w:rStyle w:val="Hyperlink"/>
            <w:noProof/>
          </w:rPr>
          <w:t>Hình 22: Giao diện đăng ký tài khoản.</w:t>
        </w:r>
        <w:r w:rsidR="00CC401C">
          <w:rPr>
            <w:noProof/>
            <w:webHidden/>
          </w:rPr>
          <w:tab/>
        </w:r>
        <w:r w:rsidR="00CC401C">
          <w:rPr>
            <w:noProof/>
            <w:webHidden/>
          </w:rPr>
          <w:fldChar w:fldCharType="begin"/>
        </w:r>
        <w:r w:rsidR="00CC401C">
          <w:rPr>
            <w:noProof/>
            <w:webHidden/>
          </w:rPr>
          <w:instrText xml:space="preserve"> PAGEREF _Toc482441594 \h </w:instrText>
        </w:r>
        <w:r w:rsidR="00CC401C">
          <w:rPr>
            <w:noProof/>
            <w:webHidden/>
          </w:rPr>
        </w:r>
        <w:r w:rsidR="00CC401C">
          <w:rPr>
            <w:noProof/>
            <w:webHidden/>
          </w:rPr>
          <w:fldChar w:fldCharType="separate"/>
        </w:r>
        <w:r w:rsidR="00480C89">
          <w:rPr>
            <w:noProof/>
            <w:webHidden/>
          </w:rPr>
          <w:t>41</w:t>
        </w:r>
        <w:r w:rsidR="00CC401C">
          <w:rPr>
            <w:noProof/>
            <w:webHidden/>
          </w:rPr>
          <w:fldChar w:fldCharType="end"/>
        </w:r>
      </w:hyperlink>
    </w:p>
    <w:p w14:paraId="01D62FA8" w14:textId="043BC7C8"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5" w:history="1">
        <w:r w:rsidR="00CC401C" w:rsidRPr="00CD2754">
          <w:rPr>
            <w:rStyle w:val="Hyperlink"/>
            <w:noProof/>
          </w:rPr>
          <w:t>Hình 23: Giao diện xác nhận đăng ký thông tin</w:t>
        </w:r>
        <w:r w:rsidR="00CC401C">
          <w:rPr>
            <w:noProof/>
            <w:webHidden/>
          </w:rPr>
          <w:tab/>
        </w:r>
        <w:r w:rsidR="00CC401C">
          <w:rPr>
            <w:noProof/>
            <w:webHidden/>
          </w:rPr>
          <w:fldChar w:fldCharType="begin"/>
        </w:r>
        <w:r w:rsidR="00CC401C">
          <w:rPr>
            <w:noProof/>
            <w:webHidden/>
          </w:rPr>
          <w:instrText xml:space="preserve"> PAGEREF _Toc482441595 \h </w:instrText>
        </w:r>
        <w:r w:rsidR="00CC401C">
          <w:rPr>
            <w:noProof/>
            <w:webHidden/>
          </w:rPr>
        </w:r>
        <w:r w:rsidR="00CC401C">
          <w:rPr>
            <w:noProof/>
            <w:webHidden/>
          </w:rPr>
          <w:fldChar w:fldCharType="separate"/>
        </w:r>
        <w:r w:rsidR="00480C89">
          <w:rPr>
            <w:noProof/>
            <w:webHidden/>
          </w:rPr>
          <w:t>42</w:t>
        </w:r>
        <w:r w:rsidR="00CC401C">
          <w:rPr>
            <w:noProof/>
            <w:webHidden/>
          </w:rPr>
          <w:fldChar w:fldCharType="end"/>
        </w:r>
      </w:hyperlink>
    </w:p>
    <w:p w14:paraId="10EEEA72" w14:textId="3D75FF34"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6" w:history="1">
        <w:r w:rsidR="00CC401C" w:rsidRPr="00CD2754">
          <w:rPr>
            <w:rStyle w:val="Hyperlink"/>
            <w:noProof/>
          </w:rPr>
          <w:t>Hình 24: Giao diện trang chủ</w:t>
        </w:r>
        <w:r w:rsidR="00CC401C">
          <w:rPr>
            <w:noProof/>
            <w:webHidden/>
          </w:rPr>
          <w:tab/>
        </w:r>
        <w:r w:rsidR="00CC401C">
          <w:rPr>
            <w:noProof/>
            <w:webHidden/>
          </w:rPr>
          <w:fldChar w:fldCharType="begin"/>
        </w:r>
        <w:r w:rsidR="00CC401C">
          <w:rPr>
            <w:noProof/>
            <w:webHidden/>
          </w:rPr>
          <w:instrText xml:space="preserve"> PAGEREF _Toc482441596 \h </w:instrText>
        </w:r>
        <w:r w:rsidR="00CC401C">
          <w:rPr>
            <w:noProof/>
            <w:webHidden/>
          </w:rPr>
        </w:r>
        <w:r w:rsidR="00CC401C">
          <w:rPr>
            <w:noProof/>
            <w:webHidden/>
          </w:rPr>
          <w:fldChar w:fldCharType="separate"/>
        </w:r>
        <w:r w:rsidR="00480C89">
          <w:rPr>
            <w:noProof/>
            <w:webHidden/>
          </w:rPr>
          <w:t>42</w:t>
        </w:r>
        <w:r w:rsidR="00CC401C">
          <w:rPr>
            <w:noProof/>
            <w:webHidden/>
          </w:rPr>
          <w:fldChar w:fldCharType="end"/>
        </w:r>
      </w:hyperlink>
    </w:p>
    <w:p w14:paraId="38A4C38D" w14:textId="22CBB864"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7" w:history="1">
        <w:r w:rsidR="00CC401C" w:rsidRPr="00CD2754">
          <w:rPr>
            <w:rStyle w:val="Hyperlink"/>
            <w:noProof/>
            <w:lang w:val="es-ES"/>
          </w:rPr>
          <w:t xml:space="preserve">Hình 25: </w:t>
        </w:r>
        <w:r w:rsidR="00CC401C" w:rsidRPr="00CD2754">
          <w:rPr>
            <w:rStyle w:val="Hyperlink"/>
            <w:bCs/>
            <w:noProof/>
            <w:lang w:val="es-ES"/>
          </w:rPr>
          <w:t>Thông tin tài khoản</w:t>
        </w:r>
        <w:r w:rsidR="00CC401C">
          <w:rPr>
            <w:noProof/>
            <w:webHidden/>
          </w:rPr>
          <w:tab/>
        </w:r>
        <w:r w:rsidR="00CC401C">
          <w:rPr>
            <w:noProof/>
            <w:webHidden/>
          </w:rPr>
          <w:fldChar w:fldCharType="begin"/>
        </w:r>
        <w:r w:rsidR="00CC401C">
          <w:rPr>
            <w:noProof/>
            <w:webHidden/>
          </w:rPr>
          <w:instrText xml:space="preserve"> PAGEREF _Toc482441597 \h </w:instrText>
        </w:r>
        <w:r w:rsidR="00CC401C">
          <w:rPr>
            <w:noProof/>
            <w:webHidden/>
          </w:rPr>
        </w:r>
        <w:r w:rsidR="00CC401C">
          <w:rPr>
            <w:noProof/>
            <w:webHidden/>
          </w:rPr>
          <w:fldChar w:fldCharType="separate"/>
        </w:r>
        <w:r w:rsidR="00480C89">
          <w:rPr>
            <w:noProof/>
            <w:webHidden/>
          </w:rPr>
          <w:t>43</w:t>
        </w:r>
        <w:r w:rsidR="00CC401C">
          <w:rPr>
            <w:noProof/>
            <w:webHidden/>
          </w:rPr>
          <w:fldChar w:fldCharType="end"/>
        </w:r>
      </w:hyperlink>
    </w:p>
    <w:p w14:paraId="23EEC22E" w14:textId="13E55A25"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8" w:history="1">
        <w:r w:rsidR="00CC401C" w:rsidRPr="00CD2754">
          <w:rPr>
            <w:rStyle w:val="Hyperlink"/>
            <w:noProof/>
            <w:lang w:val="es-ES"/>
          </w:rPr>
          <w:t>Hình 26</w:t>
        </w:r>
        <w:r w:rsidR="00CC401C" w:rsidRPr="00CD2754">
          <w:rPr>
            <w:rStyle w:val="Hyperlink"/>
            <w:bCs/>
            <w:noProof/>
            <w:lang w:val="es-ES"/>
          </w:rPr>
          <w:t>: Giao diện quản lý từ khóa.</w:t>
        </w:r>
        <w:r w:rsidR="00CC401C">
          <w:rPr>
            <w:noProof/>
            <w:webHidden/>
          </w:rPr>
          <w:tab/>
        </w:r>
        <w:r w:rsidR="00CC401C">
          <w:rPr>
            <w:noProof/>
            <w:webHidden/>
          </w:rPr>
          <w:fldChar w:fldCharType="begin"/>
        </w:r>
        <w:r w:rsidR="00CC401C">
          <w:rPr>
            <w:noProof/>
            <w:webHidden/>
          </w:rPr>
          <w:instrText xml:space="preserve"> PAGEREF _Toc482441598 \h </w:instrText>
        </w:r>
        <w:r w:rsidR="00CC401C">
          <w:rPr>
            <w:noProof/>
            <w:webHidden/>
          </w:rPr>
        </w:r>
        <w:r w:rsidR="00CC401C">
          <w:rPr>
            <w:noProof/>
            <w:webHidden/>
          </w:rPr>
          <w:fldChar w:fldCharType="separate"/>
        </w:r>
        <w:r w:rsidR="00480C89">
          <w:rPr>
            <w:noProof/>
            <w:webHidden/>
          </w:rPr>
          <w:t>43</w:t>
        </w:r>
        <w:r w:rsidR="00CC401C">
          <w:rPr>
            <w:noProof/>
            <w:webHidden/>
          </w:rPr>
          <w:fldChar w:fldCharType="end"/>
        </w:r>
      </w:hyperlink>
    </w:p>
    <w:p w14:paraId="199C1CE7" w14:textId="401CA6F0"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599" w:history="1">
        <w:r w:rsidR="00CC401C" w:rsidRPr="00CD2754">
          <w:rPr>
            <w:rStyle w:val="Hyperlink"/>
            <w:noProof/>
            <w:lang w:val="es-ES"/>
          </w:rPr>
          <w:t>Hình 27</w:t>
        </w:r>
        <w:r w:rsidR="00CC401C" w:rsidRPr="00CD2754">
          <w:rPr>
            <w:rStyle w:val="Hyperlink"/>
            <w:bCs/>
            <w:noProof/>
            <w:lang w:val="es-ES"/>
          </w:rPr>
          <w:t>: Giao diện Tìm kiếm gói thầu theo từ khóa.</w:t>
        </w:r>
        <w:r w:rsidR="00CC401C">
          <w:rPr>
            <w:noProof/>
            <w:webHidden/>
          </w:rPr>
          <w:tab/>
        </w:r>
        <w:r w:rsidR="00CC401C">
          <w:rPr>
            <w:noProof/>
            <w:webHidden/>
          </w:rPr>
          <w:fldChar w:fldCharType="begin"/>
        </w:r>
        <w:r w:rsidR="00CC401C">
          <w:rPr>
            <w:noProof/>
            <w:webHidden/>
          </w:rPr>
          <w:instrText xml:space="preserve"> PAGEREF _Toc482441599 \h </w:instrText>
        </w:r>
        <w:r w:rsidR="00CC401C">
          <w:rPr>
            <w:noProof/>
            <w:webHidden/>
          </w:rPr>
        </w:r>
        <w:r w:rsidR="00CC401C">
          <w:rPr>
            <w:noProof/>
            <w:webHidden/>
          </w:rPr>
          <w:fldChar w:fldCharType="separate"/>
        </w:r>
        <w:r w:rsidR="00480C89">
          <w:rPr>
            <w:noProof/>
            <w:webHidden/>
          </w:rPr>
          <w:t>44</w:t>
        </w:r>
        <w:r w:rsidR="00CC401C">
          <w:rPr>
            <w:noProof/>
            <w:webHidden/>
          </w:rPr>
          <w:fldChar w:fldCharType="end"/>
        </w:r>
      </w:hyperlink>
    </w:p>
    <w:p w14:paraId="150D9A9E" w14:textId="11916495"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00" w:history="1">
        <w:r w:rsidR="00CC401C" w:rsidRPr="00CD2754">
          <w:rPr>
            <w:rStyle w:val="Hyperlink"/>
            <w:noProof/>
            <w:lang w:val="es-ES"/>
          </w:rPr>
          <w:t>Hình 28</w:t>
        </w:r>
        <w:r w:rsidR="00CC401C" w:rsidRPr="00CD2754">
          <w:rPr>
            <w:rStyle w:val="Hyperlink"/>
            <w:bCs/>
            <w:noProof/>
            <w:lang w:val="es-ES"/>
          </w:rPr>
          <w:t>:  Email từ hệ thống gửi đến người dùng.</w:t>
        </w:r>
        <w:r w:rsidR="00CC401C">
          <w:rPr>
            <w:noProof/>
            <w:webHidden/>
          </w:rPr>
          <w:tab/>
        </w:r>
        <w:r w:rsidR="00CC401C">
          <w:rPr>
            <w:noProof/>
            <w:webHidden/>
          </w:rPr>
          <w:fldChar w:fldCharType="begin"/>
        </w:r>
        <w:r w:rsidR="00CC401C">
          <w:rPr>
            <w:noProof/>
            <w:webHidden/>
          </w:rPr>
          <w:instrText xml:space="preserve"> PAGEREF _Toc482441600 \h </w:instrText>
        </w:r>
        <w:r w:rsidR="00CC401C">
          <w:rPr>
            <w:noProof/>
            <w:webHidden/>
          </w:rPr>
        </w:r>
        <w:r w:rsidR="00CC401C">
          <w:rPr>
            <w:noProof/>
            <w:webHidden/>
          </w:rPr>
          <w:fldChar w:fldCharType="separate"/>
        </w:r>
        <w:r w:rsidR="00480C89">
          <w:rPr>
            <w:noProof/>
            <w:webHidden/>
          </w:rPr>
          <w:t>44</w:t>
        </w:r>
        <w:r w:rsidR="00CC401C">
          <w:rPr>
            <w:noProof/>
            <w:webHidden/>
          </w:rPr>
          <w:fldChar w:fldCharType="end"/>
        </w:r>
      </w:hyperlink>
    </w:p>
    <w:p w14:paraId="45F16AED" w14:textId="66A12977"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01" w:history="1">
        <w:r w:rsidR="00CC401C" w:rsidRPr="00CD2754">
          <w:rPr>
            <w:rStyle w:val="Hyperlink"/>
            <w:noProof/>
            <w:lang w:val="es-ES"/>
          </w:rPr>
          <w:t>Hình 29: Giao diện đăng nhập và tùy chọn trên điện thoại</w:t>
        </w:r>
        <w:r w:rsidR="00CC401C">
          <w:rPr>
            <w:noProof/>
            <w:webHidden/>
          </w:rPr>
          <w:tab/>
        </w:r>
        <w:r w:rsidR="00CC401C">
          <w:rPr>
            <w:noProof/>
            <w:webHidden/>
          </w:rPr>
          <w:fldChar w:fldCharType="begin"/>
        </w:r>
        <w:r w:rsidR="00CC401C">
          <w:rPr>
            <w:noProof/>
            <w:webHidden/>
          </w:rPr>
          <w:instrText xml:space="preserve"> PAGEREF _Toc482441601 \h </w:instrText>
        </w:r>
        <w:r w:rsidR="00CC401C">
          <w:rPr>
            <w:noProof/>
            <w:webHidden/>
          </w:rPr>
        </w:r>
        <w:r w:rsidR="00CC401C">
          <w:rPr>
            <w:noProof/>
            <w:webHidden/>
          </w:rPr>
          <w:fldChar w:fldCharType="separate"/>
        </w:r>
        <w:r w:rsidR="00480C89">
          <w:rPr>
            <w:noProof/>
            <w:webHidden/>
          </w:rPr>
          <w:t>45</w:t>
        </w:r>
        <w:r w:rsidR="00CC401C">
          <w:rPr>
            <w:noProof/>
            <w:webHidden/>
          </w:rPr>
          <w:fldChar w:fldCharType="end"/>
        </w:r>
      </w:hyperlink>
    </w:p>
    <w:p w14:paraId="599FE388" w14:textId="2A1A06EB"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02" w:history="1">
        <w:r w:rsidR="00CC401C" w:rsidRPr="00CD2754">
          <w:rPr>
            <w:rStyle w:val="Hyperlink"/>
            <w:noProof/>
            <w:lang w:val="es-ES"/>
          </w:rPr>
          <w:t>Hình 30: Giao diện danh s</w:t>
        </w:r>
        <w:r w:rsidR="00CC401C" w:rsidRPr="00CD2754">
          <w:rPr>
            <w:rStyle w:val="Hyperlink"/>
            <w:rFonts w:eastAsia="MS Mincho"/>
            <w:noProof/>
            <w:lang w:val="es-ES"/>
          </w:rPr>
          <w:t>á</w:t>
        </w:r>
        <w:r w:rsidR="00CC401C" w:rsidRPr="00CD2754">
          <w:rPr>
            <w:rStyle w:val="Hyperlink"/>
            <w:noProof/>
            <w:lang w:val="es-ES"/>
          </w:rPr>
          <w:t>ch g</w:t>
        </w:r>
        <w:r w:rsidR="00CC401C" w:rsidRPr="00CD2754">
          <w:rPr>
            <w:rStyle w:val="Hyperlink"/>
            <w:rFonts w:eastAsia="MS Mincho"/>
            <w:noProof/>
            <w:lang w:val="es-ES"/>
          </w:rPr>
          <w:t>ó</w:t>
        </w:r>
        <w:r w:rsidR="00CC401C" w:rsidRPr="00CD2754">
          <w:rPr>
            <w:rStyle w:val="Hyperlink"/>
            <w:noProof/>
            <w:lang w:val="es-ES"/>
          </w:rPr>
          <w:t>i thầu tr</w:t>
        </w:r>
        <w:r w:rsidR="00CC401C" w:rsidRPr="00CD2754">
          <w:rPr>
            <w:rStyle w:val="Hyperlink"/>
            <w:rFonts w:eastAsia="MS Mincho"/>
            <w:noProof/>
            <w:lang w:val="es-ES"/>
          </w:rPr>
          <w:t>ê</w:t>
        </w:r>
        <w:r w:rsidR="00CC401C" w:rsidRPr="00CD2754">
          <w:rPr>
            <w:rStyle w:val="Hyperlink"/>
            <w:noProof/>
            <w:lang w:val="es-ES"/>
          </w:rPr>
          <w:t xml:space="preserve">n </w:t>
        </w:r>
        <w:r w:rsidR="00CC401C" w:rsidRPr="00CD2754">
          <w:rPr>
            <w:rStyle w:val="Hyperlink"/>
            <w:rFonts w:eastAsia="MS Mincho"/>
            <w:noProof/>
            <w:lang w:val="es-ES"/>
          </w:rPr>
          <w:t>đ</w:t>
        </w:r>
        <w:r w:rsidR="00CC401C" w:rsidRPr="00CD2754">
          <w:rPr>
            <w:rStyle w:val="Hyperlink"/>
            <w:noProof/>
            <w:lang w:val="es-ES"/>
          </w:rPr>
          <w:t>iện thoại.</w:t>
        </w:r>
        <w:r w:rsidR="00CC401C">
          <w:rPr>
            <w:noProof/>
            <w:webHidden/>
          </w:rPr>
          <w:tab/>
        </w:r>
        <w:r w:rsidR="00CC401C">
          <w:rPr>
            <w:noProof/>
            <w:webHidden/>
          </w:rPr>
          <w:fldChar w:fldCharType="begin"/>
        </w:r>
        <w:r w:rsidR="00CC401C">
          <w:rPr>
            <w:noProof/>
            <w:webHidden/>
          </w:rPr>
          <w:instrText xml:space="preserve"> PAGEREF _Toc482441602 \h </w:instrText>
        </w:r>
        <w:r w:rsidR="00CC401C">
          <w:rPr>
            <w:noProof/>
            <w:webHidden/>
          </w:rPr>
        </w:r>
        <w:r w:rsidR="00CC401C">
          <w:rPr>
            <w:noProof/>
            <w:webHidden/>
          </w:rPr>
          <w:fldChar w:fldCharType="separate"/>
        </w:r>
        <w:r w:rsidR="00480C89">
          <w:rPr>
            <w:noProof/>
            <w:webHidden/>
          </w:rPr>
          <w:t>46</w:t>
        </w:r>
        <w:r w:rsidR="00CC401C">
          <w:rPr>
            <w:noProof/>
            <w:webHidden/>
          </w:rPr>
          <w:fldChar w:fldCharType="end"/>
        </w:r>
      </w:hyperlink>
    </w:p>
    <w:p w14:paraId="65E8C5A6" w14:textId="5C6F51FA"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03" w:history="1">
        <w:r w:rsidR="00CC401C" w:rsidRPr="00CD2754">
          <w:rPr>
            <w:rStyle w:val="Hyperlink"/>
            <w:noProof/>
            <w:lang w:val="es-ES"/>
          </w:rPr>
          <w:t>Hình 31: Giao diện cài đặt tài khoản</w:t>
        </w:r>
        <w:r w:rsidR="00CC401C">
          <w:rPr>
            <w:noProof/>
            <w:webHidden/>
          </w:rPr>
          <w:tab/>
        </w:r>
        <w:r w:rsidR="00CC401C">
          <w:rPr>
            <w:noProof/>
            <w:webHidden/>
          </w:rPr>
          <w:fldChar w:fldCharType="begin"/>
        </w:r>
        <w:r w:rsidR="00CC401C">
          <w:rPr>
            <w:noProof/>
            <w:webHidden/>
          </w:rPr>
          <w:instrText xml:space="preserve"> PAGEREF _Toc482441603 \h </w:instrText>
        </w:r>
        <w:r w:rsidR="00CC401C">
          <w:rPr>
            <w:noProof/>
            <w:webHidden/>
          </w:rPr>
        </w:r>
        <w:r w:rsidR="00CC401C">
          <w:rPr>
            <w:noProof/>
            <w:webHidden/>
          </w:rPr>
          <w:fldChar w:fldCharType="separate"/>
        </w:r>
        <w:r w:rsidR="00480C89">
          <w:rPr>
            <w:noProof/>
            <w:webHidden/>
          </w:rPr>
          <w:t>46</w:t>
        </w:r>
        <w:r w:rsidR="00CC401C">
          <w:rPr>
            <w:noProof/>
            <w:webHidden/>
          </w:rPr>
          <w:fldChar w:fldCharType="end"/>
        </w:r>
      </w:hyperlink>
    </w:p>
    <w:p w14:paraId="2DF36B11" w14:textId="299CDEBC"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04" w:history="1">
        <w:r w:rsidR="00CC401C" w:rsidRPr="00CD2754">
          <w:rPr>
            <w:rStyle w:val="Hyperlink"/>
            <w:noProof/>
            <w:lang w:val="es-ES"/>
          </w:rPr>
          <w:t>Hình 32: Giao diện quản lý từ khóa</w:t>
        </w:r>
        <w:r w:rsidR="00CC401C">
          <w:rPr>
            <w:noProof/>
            <w:webHidden/>
          </w:rPr>
          <w:tab/>
        </w:r>
        <w:r w:rsidR="00CC401C">
          <w:rPr>
            <w:noProof/>
            <w:webHidden/>
          </w:rPr>
          <w:fldChar w:fldCharType="begin"/>
        </w:r>
        <w:r w:rsidR="00CC401C">
          <w:rPr>
            <w:noProof/>
            <w:webHidden/>
          </w:rPr>
          <w:instrText xml:space="preserve"> PAGEREF _Toc482441604 \h </w:instrText>
        </w:r>
        <w:r w:rsidR="00CC401C">
          <w:rPr>
            <w:noProof/>
            <w:webHidden/>
          </w:rPr>
        </w:r>
        <w:r w:rsidR="00CC401C">
          <w:rPr>
            <w:noProof/>
            <w:webHidden/>
          </w:rPr>
          <w:fldChar w:fldCharType="separate"/>
        </w:r>
        <w:r w:rsidR="00480C89">
          <w:rPr>
            <w:noProof/>
            <w:webHidden/>
          </w:rPr>
          <w:t>47</w:t>
        </w:r>
        <w:r w:rsidR="00CC401C">
          <w:rPr>
            <w:noProof/>
            <w:webHidden/>
          </w:rPr>
          <w:fldChar w:fldCharType="end"/>
        </w:r>
      </w:hyperlink>
    </w:p>
    <w:p w14:paraId="08C13FBA" w14:textId="0958A9C0" w:rsidR="00F4357F" w:rsidRPr="009B247F" w:rsidRDefault="00CC401C" w:rsidP="00CC401C">
      <w:pPr>
        <w:spacing w:line="288" w:lineRule="auto"/>
        <w:jc w:val="left"/>
        <w:rPr>
          <w:b/>
          <w:bCs/>
          <w:lang w:val="es-ES"/>
        </w:rPr>
      </w:pPr>
      <w:r>
        <w:rPr>
          <w:b/>
          <w:bCs/>
          <w:sz w:val="26"/>
          <w:szCs w:val="26"/>
          <w:lang w:val="es-ES"/>
        </w:rPr>
        <w:fldChar w:fldCharType="end"/>
      </w:r>
      <w:r w:rsidR="006A7383" w:rsidRPr="009B247F">
        <w:rPr>
          <w:b/>
          <w:bCs/>
          <w:lang w:val="es-ES"/>
        </w:rPr>
        <w:br w:type="page"/>
      </w:r>
    </w:p>
    <w:p w14:paraId="05BADBFF" w14:textId="77777777" w:rsidR="00F4357F" w:rsidRPr="00A03B6C" w:rsidRDefault="00F4357F" w:rsidP="00953D14">
      <w:pPr>
        <w:jc w:val="center"/>
        <w:rPr>
          <w:b/>
          <w:bCs/>
          <w:sz w:val="32"/>
          <w:szCs w:val="32"/>
          <w:lang w:val="es-ES"/>
        </w:rPr>
      </w:pPr>
      <w:r w:rsidRPr="00A03B6C">
        <w:rPr>
          <w:b/>
          <w:bCs/>
          <w:sz w:val="32"/>
          <w:szCs w:val="32"/>
          <w:lang w:val="es-ES"/>
        </w:rPr>
        <w:lastRenderedPageBreak/>
        <w:t>DANH MỤC BẢNG</w:t>
      </w:r>
    </w:p>
    <w:p w14:paraId="6C967537" w14:textId="77777777" w:rsidR="000379CC" w:rsidRPr="00A03B6C" w:rsidRDefault="000379CC" w:rsidP="00265D22">
      <w:pPr>
        <w:rPr>
          <w:b/>
          <w:bCs/>
          <w:lang w:val="es-ES"/>
        </w:rPr>
      </w:pPr>
    </w:p>
    <w:p w14:paraId="631BA5EE" w14:textId="77777777" w:rsidR="000379CC" w:rsidRPr="00A03B6C" w:rsidRDefault="000379CC" w:rsidP="00CC401C">
      <w:pPr>
        <w:tabs>
          <w:tab w:val="left" w:pos="7797"/>
        </w:tabs>
        <w:spacing w:line="288" w:lineRule="auto"/>
        <w:rPr>
          <w:b/>
          <w:bCs/>
          <w:lang w:val="es-ES"/>
        </w:rPr>
      </w:pPr>
    </w:p>
    <w:p w14:paraId="298EB1F0" w14:textId="2C0AA21D" w:rsidR="00CC401C" w:rsidRDefault="00CC401C"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r>
        <w:rPr>
          <w:bCs/>
          <w:sz w:val="26"/>
          <w:szCs w:val="26"/>
          <w:lang w:val="es-ES"/>
        </w:rPr>
        <w:fldChar w:fldCharType="begin"/>
      </w:r>
      <w:r>
        <w:rPr>
          <w:bCs/>
          <w:sz w:val="26"/>
          <w:szCs w:val="26"/>
          <w:lang w:val="es-ES"/>
        </w:rPr>
        <w:instrText xml:space="preserve"> TOC \h \z \c "Bảng" </w:instrText>
      </w:r>
      <w:r>
        <w:rPr>
          <w:bCs/>
          <w:sz w:val="26"/>
          <w:szCs w:val="26"/>
          <w:lang w:val="es-ES"/>
        </w:rPr>
        <w:fldChar w:fldCharType="separate"/>
      </w:r>
      <w:hyperlink w:anchor="_Toc482441644" w:history="1">
        <w:r w:rsidRPr="00260BB4">
          <w:rPr>
            <w:rStyle w:val="Hyperlink"/>
            <w:noProof/>
            <w:lang w:val="es-ES"/>
          </w:rPr>
          <w:t>Bảng 1: Các thuộc tính của thực tể Users</w:t>
        </w:r>
        <w:r>
          <w:rPr>
            <w:noProof/>
            <w:webHidden/>
          </w:rPr>
          <w:tab/>
        </w:r>
        <w:r>
          <w:rPr>
            <w:noProof/>
            <w:webHidden/>
          </w:rPr>
          <w:fldChar w:fldCharType="begin"/>
        </w:r>
        <w:r>
          <w:rPr>
            <w:noProof/>
            <w:webHidden/>
          </w:rPr>
          <w:instrText xml:space="preserve"> PAGEREF _Toc482441644 \h </w:instrText>
        </w:r>
        <w:r>
          <w:rPr>
            <w:noProof/>
            <w:webHidden/>
          </w:rPr>
        </w:r>
        <w:r>
          <w:rPr>
            <w:noProof/>
            <w:webHidden/>
          </w:rPr>
          <w:fldChar w:fldCharType="separate"/>
        </w:r>
        <w:r w:rsidR="00480C89">
          <w:rPr>
            <w:noProof/>
            <w:webHidden/>
          </w:rPr>
          <w:t>22</w:t>
        </w:r>
        <w:r>
          <w:rPr>
            <w:noProof/>
            <w:webHidden/>
          </w:rPr>
          <w:fldChar w:fldCharType="end"/>
        </w:r>
      </w:hyperlink>
    </w:p>
    <w:p w14:paraId="624D1BC7" w14:textId="49ED6539"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45" w:history="1">
        <w:r w:rsidR="00CC401C" w:rsidRPr="00260BB4">
          <w:rPr>
            <w:rStyle w:val="Hyperlink"/>
            <w:noProof/>
            <w:lang w:val="es-ES"/>
          </w:rPr>
          <w:t>Bảng 2: Các thuộc tính của thực tể images</w:t>
        </w:r>
        <w:r w:rsidR="00CC401C">
          <w:rPr>
            <w:noProof/>
            <w:webHidden/>
          </w:rPr>
          <w:tab/>
        </w:r>
        <w:r w:rsidR="00CC401C">
          <w:rPr>
            <w:noProof/>
            <w:webHidden/>
          </w:rPr>
          <w:fldChar w:fldCharType="begin"/>
        </w:r>
        <w:r w:rsidR="00CC401C">
          <w:rPr>
            <w:noProof/>
            <w:webHidden/>
          </w:rPr>
          <w:instrText xml:space="preserve"> PAGEREF _Toc482441645 \h </w:instrText>
        </w:r>
        <w:r w:rsidR="00CC401C">
          <w:rPr>
            <w:noProof/>
            <w:webHidden/>
          </w:rPr>
        </w:r>
        <w:r w:rsidR="00CC401C">
          <w:rPr>
            <w:noProof/>
            <w:webHidden/>
          </w:rPr>
          <w:fldChar w:fldCharType="separate"/>
        </w:r>
        <w:r w:rsidR="00480C89">
          <w:rPr>
            <w:noProof/>
            <w:webHidden/>
          </w:rPr>
          <w:t>22</w:t>
        </w:r>
        <w:r w:rsidR="00CC401C">
          <w:rPr>
            <w:noProof/>
            <w:webHidden/>
          </w:rPr>
          <w:fldChar w:fldCharType="end"/>
        </w:r>
      </w:hyperlink>
    </w:p>
    <w:p w14:paraId="432F8818" w14:textId="47A9198F"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46" w:history="1">
        <w:r w:rsidR="00CC401C" w:rsidRPr="00260BB4">
          <w:rPr>
            <w:rStyle w:val="Hyperlink"/>
            <w:noProof/>
          </w:rPr>
          <w:t>Bảng 3: Các thuộc tính của thực thể category</w:t>
        </w:r>
        <w:r w:rsidR="00CC401C">
          <w:rPr>
            <w:noProof/>
            <w:webHidden/>
          </w:rPr>
          <w:tab/>
        </w:r>
        <w:r w:rsidR="00CC401C">
          <w:rPr>
            <w:noProof/>
            <w:webHidden/>
          </w:rPr>
          <w:fldChar w:fldCharType="begin"/>
        </w:r>
        <w:r w:rsidR="00CC401C">
          <w:rPr>
            <w:noProof/>
            <w:webHidden/>
          </w:rPr>
          <w:instrText xml:space="preserve"> PAGEREF _Toc482441646 \h </w:instrText>
        </w:r>
        <w:r w:rsidR="00CC401C">
          <w:rPr>
            <w:noProof/>
            <w:webHidden/>
          </w:rPr>
        </w:r>
        <w:r w:rsidR="00CC401C">
          <w:rPr>
            <w:noProof/>
            <w:webHidden/>
          </w:rPr>
          <w:fldChar w:fldCharType="separate"/>
        </w:r>
        <w:r w:rsidR="00480C89">
          <w:rPr>
            <w:noProof/>
            <w:webHidden/>
          </w:rPr>
          <w:t>23</w:t>
        </w:r>
        <w:r w:rsidR="00CC401C">
          <w:rPr>
            <w:noProof/>
            <w:webHidden/>
          </w:rPr>
          <w:fldChar w:fldCharType="end"/>
        </w:r>
      </w:hyperlink>
    </w:p>
    <w:p w14:paraId="1184E2A7" w14:textId="4F42E47A"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47" w:history="1">
        <w:r w:rsidR="00CC401C" w:rsidRPr="00260BB4">
          <w:rPr>
            <w:rStyle w:val="Hyperlink"/>
            <w:noProof/>
            <w:lang w:val="vi-VN"/>
          </w:rPr>
          <w:t>Bảng 4: Các thuộc tính của thực thể packages</w:t>
        </w:r>
        <w:r w:rsidR="00CC401C">
          <w:rPr>
            <w:noProof/>
            <w:webHidden/>
          </w:rPr>
          <w:tab/>
        </w:r>
        <w:r w:rsidR="00CC401C">
          <w:rPr>
            <w:noProof/>
            <w:webHidden/>
          </w:rPr>
          <w:fldChar w:fldCharType="begin"/>
        </w:r>
        <w:r w:rsidR="00CC401C">
          <w:rPr>
            <w:noProof/>
            <w:webHidden/>
          </w:rPr>
          <w:instrText xml:space="preserve"> PAGEREF _Toc482441647 \h </w:instrText>
        </w:r>
        <w:r w:rsidR="00CC401C">
          <w:rPr>
            <w:noProof/>
            <w:webHidden/>
          </w:rPr>
        </w:r>
        <w:r w:rsidR="00CC401C">
          <w:rPr>
            <w:noProof/>
            <w:webHidden/>
          </w:rPr>
          <w:fldChar w:fldCharType="separate"/>
        </w:r>
        <w:r w:rsidR="00480C89">
          <w:rPr>
            <w:noProof/>
            <w:webHidden/>
          </w:rPr>
          <w:t>23</w:t>
        </w:r>
        <w:r w:rsidR="00CC401C">
          <w:rPr>
            <w:noProof/>
            <w:webHidden/>
          </w:rPr>
          <w:fldChar w:fldCharType="end"/>
        </w:r>
      </w:hyperlink>
    </w:p>
    <w:p w14:paraId="31F7E3A8" w14:textId="4F416950"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48" w:history="1">
        <w:r w:rsidR="00CC401C" w:rsidRPr="00260BB4">
          <w:rPr>
            <w:rStyle w:val="Hyperlink"/>
            <w:noProof/>
            <w:lang w:val="vi-VN"/>
          </w:rPr>
          <w:t>Bảng 5: Các thuộc tính của thực thể keywords</w:t>
        </w:r>
        <w:r w:rsidR="00CC401C">
          <w:rPr>
            <w:noProof/>
            <w:webHidden/>
          </w:rPr>
          <w:tab/>
        </w:r>
        <w:r w:rsidR="00CC401C">
          <w:rPr>
            <w:noProof/>
            <w:webHidden/>
          </w:rPr>
          <w:fldChar w:fldCharType="begin"/>
        </w:r>
        <w:r w:rsidR="00CC401C">
          <w:rPr>
            <w:noProof/>
            <w:webHidden/>
          </w:rPr>
          <w:instrText xml:space="preserve"> PAGEREF _Toc482441648 \h </w:instrText>
        </w:r>
        <w:r w:rsidR="00CC401C">
          <w:rPr>
            <w:noProof/>
            <w:webHidden/>
          </w:rPr>
        </w:r>
        <w:r w:rsidR="00CC401C">
          <w:rPr>
            <w:noProof/>
            <w:webHidden/>
          </w:rPr>
          <w:fldChar w:fldCharType="separate"/>
        </w:r>
        <w:r w:rsidR="00480C89">
          <w:rPr>
            <w:noProof/>
            <w:webHidden/>
          </w:rPr>
          <w:t>23</w:t>
        </w:r>
        <w:r w:rsidR="00CC401C">
          <w:rPr>
            <w:noProof/>
            <w:webHidden/>
          </w:rPr>
          <w:fldChar w:fldCharType="end"/>
        </w:r>
      </w:hyperlink>
    </w:p>
    <w:p w14:paraId="0DE56659" w14:textId="028B540C"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49" w:history="1">
        <w:r w:rsidR="00CC401C" w:rsidRPr="00260BB4">
          <w:rPr>
            <w:rStyle w:val="Hyperlink"/>
            <w:noProof/>
            <w:lang w:val="vi-VN"/>
          </w:rPr>
          <w:t>Bảng 6: Các thuộc tính của thực thể sent_email</w:t>
        </w:r>
        <w:r w:rsidR="00CC401C">
          <w:rPr>
            <w:noProof/>
            <w:webHidden/>
          </w:rPr>
          <w:tab/>
        </w:r>
        <w:r w:rsidR="00CC401C">
          <w:rPr>
            <w:noProof/>
            <w:webHidden/>
          </w:rPr>
          <w:fldChar w:fldCharType="begin"/>
        </w:r>
        <w:r w:rsidR="00CC401C">
          <w:rPr>
            <w:noProof/>
            <w:webHidden/>
          </w:rPr>
          <w:instrText xml:space="preserve"> PAGEREF _Toc482441649 \h </w:instrText>
        </w:r>
        <w:r w:rsidR="00CC401C">
          <w:rPr>
            <w:noProof/>
            <w:webHidden/>
          </w:rPr>
        </w:r>
        <w:r w:rsidR="00CC401C">
          <w:rPr>
            <w:noProof/>
            <w:webHidden/>
          </w:rPr>
          <w:fldChar w:fldCharType="separate"/>
        </w:r>
        <w:r w:rsidR="00480C89">
          <w:rPr>
            <w:noProof/>
            <w:webHidden/>
          </w:rPr>
          <w:t>24</w:t>
        </w:r>
        <w:r w:rsidR="00CC401C">
          <w:rPr>
            <w:noProof/>
            <w:webHidden/>
          </w:rPr>
          <w:fldChar w:fldCharType="end"/>
        </w:r>
      </w:hyperlink>
    </w:p>
    <w:p w14:paraId="34940E4B" w14:textId="1CABB1D4"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0" w:history="1">
        <w:r w:rsidR="00CC401C" w:rsidRPr="00260BB4">
          <w:rPr>
            <w:rStyle w:val="Hyperlink"/>
            <w:noProof/>
            <w:lang w:val="vi-VN"/>
          </w:rPr>
          <w:t>Bảng 7: Các thuộc tính của thực thể password_reset</w:t>
        </w:r>
        <w:r w:rsidR="00CC401C">
          <w:rPr>
            <w:noProof/>
            <w:webHidden/>
          </w:rPr>
          <w:tab/>
        </w:r>
        <w:r w:rsidR="00CC401C">
          <w:rPr>
            <w:noProof/>
            <w:webHidden/>
          </w:rPr>
          <w:fldChar w:fldCharType="begin"/>
        </w:r>
        <w:r w:rsidR="00CC401C">
          <w:rPr>
            <w:noProof/>
            <w:webHidden/>
          </w:rPr>
          <w:instrText xml:space="preserve"> PAGEREF _Toc482441650 \h </w:instrText>
        </w:r>
        <w:r w:rsidR="00CC401C">
          <w:rPr>
            <w:noProof/>
            <w:webHidden/>
          </w:rPr>
        </w:r>
        <w:r w:rsidR="00CC401C">
          <w:rPr>
            <w:noProof/>
            <w:webHidden/>
          </w:rPr>
          <w:fldChar w:fldCharType="separate"/>
        </w:r>
        <w:r w:rsidR="00480C89">
          <w:rPr>
            <w:noProof/>
            <w:webHidden/>
          </w:rPr>
          <w:t>24</w:t>
        </w:r>
        <w:r w:rsidR="00CC401C">
          <w:rPr>
            <w:noProof/>
            <w:webHidden/>
          </w:rPr>
          <w:fldChar w:fldCharType="end"/>
        </w:r>
      </w:hyperlink>
    </w:p>
    <w:p w14:paraId="2EF5224C" w14:textId="67C04260"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1" w:history="1">
        <w:r w:rsidR="00CC401C" w:rsidRPr="00260BB4">
          <w:rPr>
            <w:rStyle w:val="Hyperlink"/>
            <w:noProof/>
          </w:rPr>
          <w:t>Bảng 8: Các ràng buộc tham chiếu</w:t>
        </w:r>
        <w:r w:rsidR="00CC401C">
          <w:rPr>
            <w:noProof/>
            <w:webHidden/>
          </w:rPr>
          <w:tab/>
        </w:r>
        <w:r w:rsidR="00CC401C">
          <w:rPr>
            <w:noProof/>
            <w:webHidden/>
          </w:rPr>
          <w:fldChar w:fldCharType="begin"/>
        </w:r>
        <w:r w:rsidR="00CC401C">
          <w:rPr>
            <w:noProof/>
            <w:webHidden/>
          </w:rPr>
          <w:instrText xml:space="preserve"> PAGEREF _Toc482441651 \h </w:instrText>
        </w:r>
        <w:r w:rsidR="00CC401C">
          <w:rPr>
            <w:noProof/>
            <w:webHidden/>
          </w:rPr>
        </w:r>
        <w:r w:rsidR="00CC401C">
          <w:rPr>
            <w:noProof/>
            <w:webHidden/>
          </w:rPr>
          <w:fldChar w:fldCharType="separate"/>
        </w:r>
        <w:r w:rsidR="00480C89">
          <w:rPr>
            <w:noProof/>
            <w:webHidden/>
          </w:rPr>
          <w:t>26</w:t>
        </w:r>
        <w:r w:rsidR="00CC401C">
          <w:rPr>
            <w:noProof/>
            <w:webHidden/>
          </w:rPr>
          <w:fldChar w:fldCharType="end"/>
        </w:r>
      </w:hyperlink>
    </w:p>
    <w:p w14:paraId="0D31894A" w14:textId="252FA14F"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2" w:history="1">
        <w:r w:rsidR="00CC401C" w:rsidRPr="00260BB4">
          <w:rPr>
            <w:rStyle w:val="Hyperlink"/>
            <w:noProof/>
            <w:lang w:val="es-ES"/>
          </w:rPr>
          <w:t>Bảng 9: Mô tả hàm đăng nhập hệ thống</w:t>
        </w:r>
        <w:r w:rsidR="00CC401C">
          <w:rPr>
            <w:noProof/>
            <w:webHidden/>
          </w:rPr>
          <w:tab/>
        </w:r>
        <w:r w:rsidR="00CC401C">
          <w:rPr>
            <w:noProof/>
            <w:webHidden/>
          </w:rPr>
          <w:fldChar w:fldCharType="begin"/>
        </w:r>
        <w:r w:rsidR="00CC401C">
          <w:rPr>
            <w:noProof/>
            <w:webHidden/>
          </w:rPr>
          <w:instrText xml:space="preserve"> PAGEREF _Toc482441652 \h </w:instrText>
        </w:r>
        <w:r w:rsidR="00CC401C">
          <w:rPr>
            <w:noProof/>
            <w:webHidden/>
          </w:rPr>
        </w:r>
        <w:r w:rsidR="00CC401C">
          <w:rPr>
            <w:noProof/>
            <w:webHidden/>
          </w:rPr>
          <w:fldChar w:fldCharType="separate"/>
        </w:r>
        <w:r w:rsidR="00480C89">
          <w:rPr>
            <w:noProof/>
            <w:webHidden/>
          </w:rPr>
          <w:t>31</w:t>
        </w:r>
        <w:r w:rsidR="00CC401C">
          <w:rPr>
            <w:noProof/>
            <w:webHidden/>
          </w:rPr>
          <w:fldChar w:fldCharType="end"/>
        </w:r>
      </w:hyperlink>
    </w:p>
    <w:p w14:paraId="406CA0E4" w14:textId="18117D98"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3" w:history="1">
        <w:r w:rsidR="00CC401C" w:rsidRPr="00260BB4">
          <w:rPr>
            <w:rStyle w:val="Hyperlink"/>
            <w:noProof/>
            <w:lang w:val="es-ES"/>
          </w:rPr>
          <w:t>Bảng 10: Thông điệp yêu cầu hàm đăng nhập hệ thống</w:t>
        </w:r>
        <w:r w:rsidR="00CC401C">
          <w:rPr>
            <w:noProof/>
            <w:webHidden/>
          </w:rPr>
          <w:tab/>
        </w:r>
        <w:r w:rsidR="00CC401C">
          <w:rPr>
            <w:noProof/>
            <w:webHidden/>
          </w:rPr>
          <w:fldChar w:fldCharType="begin"/>
        </w:r>
        <w:r w:rsidR="00CC401C">
          <w:rPr>
            <w:noProof/>
            <w:webHidden/>
          </w:rPr>
          <w:instrText xml:space="preserve"> PAGEREF _Toc482441653 \h </w:instrText>
        </w:r>
        <w:r w:rsidR="00CC401C">
          <w:rPr>
            <w:noProof/>
            <w:webHidden/>
          </w:rPr>
        </w:r>
        <w:r w:rsidR="00CC401C">
          <w:rPr>
            <w:noProof/>
            <w:webHidden/>
          </w:rPr>
          <w:fldChar w:fldCharType="separate"/>
        </w:r>
        <w:r w:rsidR="00480C89">
          <w:rPr>
            <w:noProof/>
            <w:webHidden/>
          </w:rPr>
          <w:t>31</w:t>
        </w:r>
        <w:r w:rsidR="00CC401C">
          <w:rPr>
            <w:noProof/>
            <w:webHidden/>
          </w:rPr>
          <w:fldChar w:fldCharType="end"/>
        </w:r>
      </w:hyperlink>
    </w:p>
    <w:p w14:paraId="22652FD5" w14:textId="4CF457CB"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4" w:history="1">
        <w:r w:rsidR="00CC401C" w:rsidRPr="00260BB4">
          <w:rPr>
            <w:rStyle w:val="Hyperlink"/>
            <w:noProof/>
            <w:lang w:val="es-ES"/>
          </w:rPr>
          <w:t>Bảng 11: Trường hợp thành công</w:t>
        </w:r>
        <w:r w:rsidR="00CC401C">
          <w:rPr>
            <w:noProof/>
            <w:webHidden/>
          </w:rPr>
          <w:tab/>
        </w:r>
        <w:r w:rsidR="00CC401C">
          <w:rPr>
            <w:noProof/>
            <w:webHidden/>
          </w:rPr>
          <w:fldChar w:fldCharType="begin"/>
        </w:r>
        <w:r w:rsidR="00CC401C">
          <w:rPr>
            <w:noProof/>
            <w:webHidden/>
          </w:rPr>
          <w:instrText xml:space="preserve"> PAGEREF _Toc482441654 \h </w:instrText>
        </w:r>
        <w:r w:rsidR="00CC401C">
          <w:rPr>
            <w:noProof/>
            <w:webHidden/>
          </w:rPr>
        </w:r>
        <w:r w:rsidR="00CC401C">
          <w:rPr>
            <w:noProof/>
            <w:webHidden/>
          </w:rPr>
          <w:fldChar w:fldCharType="separate"/>
        </w:r>
        <w:r w:rsidR="00480C89">
          <w:rPr>
            <w:noProof/>
            <w:webHidden/>
          </w:rPr>
          <w:t>32</w:t>
        </w:r>
        <w:r w:rsidR="00CC401C">
          <w:rPr>
            <w:noProof/>
            <w:webHidden/>
          </w:rPr>
          <w:fldChar w:fldCharType="end"/>
        </w:r>
      </w:hyperlink>
    </w:p>
    <w:p w14:paraId="1EE8D287" w14:textId="1F5AAA19"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5" w:history="1">
        <w:r w:rsidR="00CC401C" w:rsidRPr="00260BB4">
          <w:rPr>
            <w:rStyle w:val="Hyperlink"/>
            <w:noProof/>
            <w:lang w:val="es-ES"/>
          </w:rPr>
          <w:t>Bảng 12: Mô tả hàm đăng ký tài khoản</w:t>
        </w:r>
        <w:r w:rsidR="00CC401C">
          <w:rPr>
            <w:noProof/>
            <w:webHidden/>
          </w:rPr>
          <w:tab/>
        </w:r>
        <w:r w:rsidR="00CC401C">
          <w:rPr>
            <w:noProof/>
            <w:webHidden/>
          </w:rPr>
          <w:fldChar w:fldCharType="begin"/>
        </w:r>
        <w:r w:rsidR="00CC401C">
          <w:rPr>
            <w:noProof/>
            <w:webHidden/>
          </w:rPr>
          <w:instrText xml:space="preserve"> PAGEREF _Toc482441655 \h </w:instrText>
        </w:r>
        <w:r w:rsidR="00CC401C">
          <w:rPr>
            <w:noProof/>
            <w:webHidden/>
          </w:rPr>
        </w:r>
        <w:r w:rsidR="00CC401C">
          <w:rPr>
            <w:noProof/>
            <w:webHidden/>
          </w:rPr>
          <w:fldChar w:fldCharType="separate"/>
        </w:r>
        <w:r w:rsidR="00480C89">
          <w:rPr>
            <w:noProof/>
            <w:webHidden/>
          </w:rPr>
          <w:t>32</w:t>
        </w:r>
        <w:r w:rsidR="00CC401C">
          <w:rPr>
            <w:noProof/>
            <w:webHidden/>
          </w:rPr>
          <w:fldChar w:fldCharType="end"/>
        </w:r>
      </w:hyperlink>
    </w:p>
    <w:p w14:paraId="64E137D8" w14:textId="4645D1C6"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6" w:history="1">
        <w:r w:rsidR="00CC401C" w:rsidRPr="00260BB4">
          <w:rPr>
            <w:rStyle w:val="Hyperlink"/>
            <w:noProof/>
            <w:lang w:val="es-ES"/>
          </w:rPr>
          <w:t>Bảng 13: Thông điệp yêu cầu hàm đăng ký tài khoản</w:t>
        </w:r>
        <w:r w:rsidR="00CC401C">
          <w:rPr>
            <w:noProof/>
            <w:webHidden/>
          </w:rPr>
          <w:tab/>
        </w:r>
        <w:r w:rsidR="00CC401C">
          <w:rPr>
            <w:noProof/>
            <w:webHidden/>
          </w:rPr>
          <w:fldChar w:fldCharType="begin"/>
        </w:r>
        <w:r w:rsidR="00CC401C">
          <w:rPr>
            <w:noProof/>
            <w:webHidden/>
          </w:rPr>
          <w:instrText xml:space="preserve"> PAGEREF _Toc482441656 \h </w:instrText>
        </w:r>
        <w:r w:rsidR="00CC401C">
          <w:rPr>
            <w:noProof/>
            <w:webHidden/>
          </w:rPr>
        </w:r>
        <w:r w:rsidR="00CC401C">
          <w:rPr>
            <w:noProof/>
            <w:webHidden/>
          </w:rPr>
          <w:fldChar w:fldCharType="separate"/>
        </w:r>
        <w:r w:rsidR="00480C89">
          <w:rPr>
            <w:noProof/>
            <w:webHidden/>
          </w:rPr>
          <w:t>32</w:t>
        </w:r>
        <w:r w:rsidR="00CC401C">
          <w:rPr>
            <w:noProof/>
            <w:webHidden/>
          </w:rPr>
          <w:fldChar w:fldCharType="end"/>
        </w:r>
      </w:hyperlink>
    </w:p>
    <w:p w14:paraId="2F283927" w14:textId="716A365F"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7" w:history="1">
        <w:r w:rsidR="00CC401C" w:rsidRPr="00260BB4">
          <w:rPr>
            <w:rStyle w:val="Hyperlink"/>
            <w:noProof/>
            <w:lang w:val="es-ES"/>
          </w:rPr>
          <w:t>Bảng 14: Trường hợp đăng ký thành công hệ thống trả về</w:t>
        </w:r>
        <w:r w:rsidR="00CC401C">
          <w:rPr>
            <w:noProof/>
            <w:webHidden/>
          </w:rPr>
          <w:tab/>
        </w:r>
        <w:r w:rsidR="00CC401C">
          <w:rPr>
            <w:noProof/>
            <w:webHidden/>
          </w:rPr>
          <w:fldChar w:fldCharType="begin"/>
        </w:r>
        <w:r w:rsidR="00CC401C">
          <w:rPr>
            <w:noProof/>
            <w:webHidden/>
          </w:rPr>
          <w:instrText xml:space="preserve"> PAGEREF _Toc482441657 \h </w:instrText>
        </w:r>
        <w:r w:rsidR="00CC401C">
          <w:rPr>
            <w:noProof/>
            <w:webHidden/>
          </w:rPr>
        </w:r>
        <w:r w:rsidR="00CC401C">
          <w:rPr>
            <w:noProof/>
            <w:webHidden/>
          </w:rPr>
          <w:fldChar w:fldCharType="separate"/>
        </w:r>
        <w:r w:rsidR="00480C89">
          <w:rPr>
            <w:noProof/>
            <w:webHidden/>
          </w:rPr>
          <w:t>33</w:t>
        </w:r>
        <w:r w:rsidR="00CC401C">
          <w:rPr>
            <w:noProof/>
            <w:webHidden/>
          </w:rPr>
          <w:fldChar w:fldCharType="end"/>
        </w:r>
      </w:hyperlink>
    </w:p>
    <w:p w14:paraId="35256549" w14:textId="3F09724C"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8" w:history="1">
        <w:r w:rsidR="00CC401C" w:rsidRPr="00260BB4">
          <w:rPr>
            <w:rStyle w:val="Hyperlink"/>
            <w:noProof/>
            <w:lang w:val="es-ES"/>
          </w:rPr>
          <w:t>Bảng 15: Mô tả hàm lấy dữ liệu tất cả gói thầu</w:t>
        </w:r>
        <w:r w:rsidR="00CC401C">
          <w:rPr>
            <w:noProof/>
            <w:webHidden/>
          </w:rPr>
          <w:tab/>
        </w:r>
        <w:r w:rsidR="00CC401C">
          <w:rPr>
            <w:noProof/>
            <w:webHidden/>
          </w:rPr>
          <w:fldChar w:fldCharType="begin"/>
        </w:r>
        <w:r w:rsidR="00CC401C">
          <w:rPr>
            <w:noProof/>
            <w:webHidden/>
          </w:rPr>
          <w:instrText xml:space="preserve"> PAGEREF _Toc482441658 \h </w:instrText>
        </w:r>
        <w:r w:rsidR="00CC401C">
          <w:rPr>
            <w:noProof/>
            <w:webHidden/>
          </w:rPr>
        </w:r>
        <w:r w:rsidR="00CC401C">
          <w:rPr>
            <w:noProof/>
            <w:webHidden/>
          </w:rPr>
          <w:fldChar w:fldCharType="separate"/>
        </w:r>
        <w:r w:rsidR="00480C89">
          <w:rPr>
            <w:noProof/>
            <w:webHidden/>
          </w:rPr>
          <w:t>33</w:t>
        </w:r>
        <w:r w:rsidR="00CC401C">
          <w:rPr>
            <w:noProof/>
            <w:webHidden/>
          </w:rPr>
          <w:fldChar w:fldCharType="end"/>
        </w:r>
      </w:hyperlink>
    </w:p>
    <w:p w14:paraId="76AB6C5F" w14:textId="10EADFD3"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59" w:history="1">
        <w:r w:rsidR="00CC401C" w:rsidRPr="00260BB4">
          <w:rPr>
            <w:rStyle w:val="Hyperlink"/>
            <w:noProof/>
            <w:lang w:val="es-ES"/>
          </w:rPr>
          <w:t>Bảng 16: Trường hợp lấy dữ liệu thành công hệ thống trả về</w:t>
        </w:r>
        <w:r w:rsidR="00CC401C">
          <w:rPr>
            <w:noProof/>
            <w:webHidden/>
          </w:rPr>
          <w:tab/>
        </w:r>
        <w:r w:rsidR="00CC401C">
          <w:rPr>
            <w:noProof/>
            <w:webHidden/>
          </w:rPr>
          <w:fldChar w:fldCharType="begin"/>
        </w:r>
        <w:r w:rsidR="00CC401C">
          <w:rPr>
            <w:noProof/>
            <w:webHidden/>
          </w:rPr>
          <w:instrText xml:space="preserve"> PAGEREF _Toc482441659 \h </w:instrText>
        </w:r>
        <w:r w:rsidR="00CC401C">
          <w:rPr>
            <w:noProof/>
            <w:webHidden/>
          </w:rPr>
        </w:r>
        <w:r w:rsidR="00CC401C">
          <w:rPr>
            <w:noProof/>
            <w:webHidden/>
          </w:rPr>
          <w:fldChar w:fldCharType="separate"/>
        </w:r>
        <w:r w:rsidR="00480C89">
          <w:rPr>
            <w:noProof/>
            <w:webHidden/>
          </w:rPr>
          <w:t>33</w:t>
        </w:r>
        <w:r w:rsidR="00CC401C">
          <w:rPr>
            <w:noProof/>
            <w:webHidden/>
          </w:rPr>
          <w:fldChar w:fldCharType="end"/>
        </w:r>
      </w:hyperlink>
    </w:p>
    <w:p w14:paraId="296963F6" w14:textId="1F077D4A"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60" w:history="1">
        <w:r w:rsidR="00CC401C" w:rsidRPr="00260BB4">
          <w:rPr>
            <w:rStyle w:val="Hyperlink"/>
            <w:noProof/>
            <w:lang w:val="es-ES"/>
          </w:rPr>
          <w:t>Bảng 17: Mô tả hàm tìm kiếm gói thầu</w:t>
        </w:r>
        <w:r w:rsidR="00CC401C">
          <w:rPr>
            <w:noProof/>
            <w:webHidden/>
          </w:rPr>
          <w:tab/>
        </w:r>
        <w:r w:rsidR="00CC401C">
          <w:rPr>
            <w:noProof/>
            <w:webHidden/>
          </w:rPr>
          <w:fldChar w:fldCharType="begin"/>
        </w:r>
        <w:r w:rsidR="00CC401C">
          <w:rPr>
            <w:noProof/>
            <w:webHidden/>
          </w:rPr>
          <w:instrText xml:space="preserve"> PAGEREF _Toc482441660 \h </w:instrText>
        </w:r>
        <w:r w:rsidR="00CC401C">
          <w:rPr>
            <w:noProof/>
            <w:webHidden/>
          </w:rPr>
        </w:r>
        <w:r w:rsidR="00CC401C">
          <w:rPr>
            <w:noProof/>
            <w:webHidden/>
          </w:rPr>
          <w:fldChar w:fldCharType="separate"/>
        </w:r>
        <w:r w:rsidR="00480C89">
          <w:rPr>
            <w:noProof/>
            <w:webHidden/>
          </w:rPr>
          <w:t>34</w:t>
        </w:r>
        <w:r w:rsidR="00CC401C">
          <w:rPr>
            <w:noProof/>
            <w:webHidden/>
          </w:rPr>
          <w:fldChar w:fldCharType="end"/>
        </w:r>
      </w:hyperlink>
    </w:p>
    <w:p w14:paraId="4B2C9A20" w14:textId="26DE88CE"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61" w:history="1">
        <w:r w:rsidR="00CC401C" w:rsidRPr="00260BB4">
          <w:rPr>
            <w:rStyle w:val="Hyperlink"/>
            <w:noProof/>
            <w:lang w:val="es-ES"/>
          </w:rPr>
          <w:t>Bảng 18: Thông điệp yêu cầu hàm tìm kiếm gói thầu</w:t>
        </w:r>
        <w:r w:rsidR="00CC401C">
          <w:rPr>
            <w:noProof/>
            <w:webHidden/>
          </w:rPr>
          <w:tab/>
        </w:r>
        <w:r w:rsidR="00CC401C">
          <w:rPr>
            <w:noProof/>
            <w:webHidden/>
          </w:rPr>
          <w:fldChar w:fldCharType="begin"/>
        </w:r>
        <w:r w:rsidR="00CC401C">
          <w:rPr>
            <w:noProof/>
            <w:webHidden/>
          </w:rPr>
          <w:instrText xml:space="preserve"> PAGEREF _Toc482441661 \h </w:instrText>
        </w:r>
        <w:r w:rsidR="00CC401C">
          <w:rPr>
            <w:noProof/>
            <w:webHidden/>
          </w:rPr>
        </w:r>
        <w:r w:rsidR="00CC401C">
          <w:rPr>
            <w:noProof/>
            <w:webHidden/>
          </w:rPr>
          <w:fldChar w:fldCharType="separate"/>
        </w:r>
        <w:r w:rsidR="00480C89">
          <w:rPr>
            <w:noProof/>
            <w:webHidden/>
          </w:rPr>
          <w:t>34</w:t>
        </w:r>
        <w:r w:rsidR="00CC401C">
          <w:rPr>
            <w:noProof/>
            <w:webHidden/>
          </w:rPr>
          <w:fldChar w:fldCharType="end"/>
        </w:r>
      </w:hyperlink>
    </w:p>
    <w:p w14:paraId="09219B97" w14:textId="3B09C618"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62" w:history="1">
        <w:r w:rsidR="00CC401C" w:rsidRPr="00260BB4">
          <w:rPr>
            <w:rStyle w:val="Hyperlink"/>
            <w:noProof/>
            <w:lang w:val="es-ES"/>
          </w:rPr>
          <w:t>Bảng 19: Trường hợp tìm kiếm thành công hệ thống trả về</w:t>
        </w:r>
        <w:r w:rsidR="00CC401C">
          <w:rPr>
            <w:noProof/>
            <w:webHidden/>
          </w:rPr>
          <w:tab/>
        </w:r>
        <w:r w:rsidR="00CC401C">
          <w:rPr>
            <w:noProof/>
            <w:webHidden/>
          </w:rPr>
          <w:fldChar w:fldCharType="begin"/>
        </w:r>
        <w:r w:rsidR="00CC401C">
          <w:rPr>
            <w:noProof/>
            <w:webHidden/>
          </w:rPr>
          <w:instrText xml:space="preserve"> PAGEREF _Toc482441662 \h </w:instrText>
        </w:r>
        <w:r w:rsidR="00CC401C">
          <w:rPr>
            <w:noProof/>
            <w:webHidden/>
          </w:rPr>
        </w:r>
        <w:r w:rsidR="00CC401C">
          <w:rPr>
            <w:noProof/>
            <w:webHidden/>
          </w:rPr>
          <w:fldChar w:fldCharType="separate"/>
        </w:r>
        <w:r w:rsidR="00480C89">
          <w:rPr>
            <w:noProof/>
            <w:webHidden/>
          </w:rPr>
          <w:t>34</w:t>
        </w:r>
        <w:r w:rsidR="00CC401C">
          <w:rPr>
            <w:noProof/>
            <w:webHidden/>
          </w:rPr>
          <w:fldChar w:fldCharType="end"/>
        </w:r>
      </w:hyperlink>
    </w:p>
    <w:p w14:paraId="695A9ACA" w14:textId="2C1328EF"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63" w:history="1">
        <w:r w:rsidR="00CC401C" w:rsidRPr="00260BB4">
          <w:rPr>
            <w:rStyle w:val="Hyperlink"/>
            <w:noProof/>
            <w:lang w:val="es-ES"/>
          </w:rPr>
          <w:t>Bảng 20: Mô tả hàm thêm từ khóa</w:t>
        </w:r>
        <w:r w:rsidR="00CC401C">
          <w:rPr>
            <w:noProof/>
            <w:webHidden/>
          </w:rPr>
          <w:tab/>
        </w:r>
        <w:r w:rsidR="00CC401C">
          <w:rPr>
            <w:noProof/>
            <w:webHidden/>
          </w:rPr>
          <w:fldChar w:fldCharType="begin"/>
        </w:r>
        <w:r w:rsidR="00CC401C">
          <w:rPr>
            <w:noProof/>
            <w:webHidden/>
          </w:rPr>
          <w:instrText xml:space="preserve"> PAGEREF _Toc482441663 \h </w:instrText>
        </w:r>
        <w:r w:rsidR="00CC401C">
          <w:rPr>
            <w:noProof/>
            <w:webHidden/>
          </w:rPr>
        </w:r>
        <w:r w:rsidR="00CC401C">
          <w:rPr>
            <w:noProof/>
            <w:webHidden/>
          </w:rPr>
          <w:fldChar w:fldCharType="separate"/>
        </w:r>
        <w:r w:rsidR="00480C89">
          <w:rPr>
            <w:noProof/>
            <w:webHidden/>
          </w:rPr>
          <w:t>35</w:t>
        </w:r>
        <w:r w:rsidR="00CC401C">
          <w:rPr>
            <w:noProof/>
            <w:webHidden/>
          </w:rPr>
          <w:fldChar w:fldCharType="end"/>
        </w:r>
      </w:hyperlink>
    </w:p>
    <w:p w14:paraId="53F1144B" w14:textId="4B0A534C"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64" w:history="1">
        <w:r w:rsidR="00CC401C" w:rsidRPr="00260BB4">
          <w:rPr>
            <w:rStyle w:val="Hyperlink"/>
            <w:noProof/>
            <w:lang w:val="es-ES"/>
          </w:rPr>
          <w:t>Bảng 21: Thông điệp yêu cầu hàm thêm từ khóa</w:t>
        </w:r>
        <w:r w:rsidR="00CC401C">
          <w:rPr>
            <w:noProof/>
            <w:webHidden/>
          </w:rPr>
          <w:tab/>
        </w:r>
        <w:r w:rsidR="00CC401C">
          <w:rPr>
            <w:noProof/>
            <w:webHidden/>
          </w:rPr>
          <w:fldChar w:fldCharType="begin"/>
        </w:r>
        <w:r w:rsidR="00CC401C">
          <w:rPr>
            <w:noProof/>
            <w:webHidden/>
          </w:rPr>
          <w:instrText xml:space="preserve"> PAGEREF _Toc482441664 \h </w:instrText>
        </w:r>
        <w:r w:rsidR="00CC401C">
          <w:rPr>
            <w:noProof/>
            <w:webHidden/>
          </w:rPr>
        </w:r>
        <w:r w:rsidR="00CC401C">
          <w:rPr>
            <w:noProof/>
            <w:webHidden/>
          </w:rPr>
          <w:fldChar w:fldCharType="separate"/>
        </w:r>
        <w:r w:rsidR="00480C89">
          <w:rPr>
            <w:noProof/>
            <w:webHidden/>
          </w:rPr>
          <w:t>35</w:t>
        </w:r>
        <w:r w:rsidR="00CC401C">
          <w:rPr>
            <w:noProof/>
            <w:webHidden/>
          </w:rPr>
          <w:fldChar w:fldCharType="end"/>
        </w:r>
      </w:hyperlink>
    </w:p>
    <w:p w14:paraId="62A46413" w14:textId="01347A49" w:rsidR="00CC401C" w:rsidRDefault="00C66169" w:rsidP="00CC401C">
      <w:pPr>
        <w:pStyle w:val="TableofFigures"/>
        <w:tabs>
          <w:tab w:val="right" w:leader="dot" w:pos="8777"/>
        </w:tabs>
        <w:spacing w:line="288" w:lineRule="auto"/>
        <w:rPr>
          <w:rFonts w:asciiTheme="minorHAnsi" w:eastAsiaTheme="minorEastAsia" w:hAnsiTheme="minorHAnsi" w:cstheme="minorBidi"/>
          <w:noProof/>
          <w:sz w:val="22"/>
          <w:szCs w:val="22"/>
          <w:lang w:val="vi-VN" w:eastAsia="vi-VN"/>
        </w:rPr>
      </w:pPr>
      <w:hyperlink w:anchor="_Toc482441665" w:history="1">
        <w:r w:rsidR="00CC401C" w:rsidRPr="00260BB4">
          <w:rPr>
            <w:rStyle w:val="Hyperlink"/>
            <w:noProof/>
            <w:lang w:val="es-ES"/>
          </w:rPr>
          <w:t>Bảng 22: Trường hợp thêm từ khóa thành công hệ thống trả về</w:t>
        </w:r>
        <w:r w:rsidR="00CC401C">
          <w:rPr>
            <w:noProof/>
            <w:webHidden/>
          </w:rPr>
          <w:tab/>
        </w:r>
        <w:r w:rsidR="00CC401C">
          <w:rPr>
            <w:noProof/>
            <w:webHidden/>
          </w:rPr>
          <w:fldChar w:fldCharType="begin"/>
        </w:r>
        <w:r w:rsidR="00CC401C">
          <w:rPr>
            <w:noProof/>
            <w:webHidden/>
          </w:rPr>
          <w:instrText xml:space="preserve"> PAGEREF _Toc482441665 \h </w:instrText>
        </w:r>
        <w:r w:rsidR="00CC401C">
          <w:rPr>
            <w:noProof/>
            <w:webHidden/>
          </w:rPr>
        </w:r>
        <w:r w:rsidR="00CC401C">
          <w:rPr>
            <w:noProof/>
            <w:webHidden/>
          </w:rPr>
          <w:fldChar w:fldCharType="separate"/>
        </w:r>
        <w:r w:rsidR="00480C89">
          <w:rPr>
            <w:noProof/>
            <w:webHidden/>
          </w:rPr>
          <w:t>35</w:t>
        </w:r>
        <w:r w:rsidR="00CC401C">
          <w:rPr>
            <w:noProof/>
            <w:webHidden/>
          </w:rPr>
          <w:fldChar w:fldCharType="end"/>
        </w:r>
      </w:hyperlink>
    </w:p>
    <w:p w14:paraId="66246A1F" w14:textId="64D58A1F" w:rsidR="008871E8" w:rsidRPr="00A03B6C" w:rsidRDefault="00CC401C" w:rsidP="00CC401C">
      <w:pPr>
        <w:tabs>
          <w:tab w:val="left" w:leader="dot" w:pos="7938"/>
        </w:tabs>
        <w:spacing w:before="200" w:line="288" w:lineRule="auto"/>
        <w:rPr>
          <w:bCs/>
          <w:sz w:val="26"/>
          <w:szCs w:val="26"/>
          <w:lang w:val="es-ES"/>
        </w:rPr>
      </w:pPr>
      <w:r>
        <w:rPr>
          <w:bCs/>
          <w:sz w:val="26"/>
          <w:szCs w:val="26"/>
          <w:lang w:val="es-ES"/>
        </w:rPr>
        <w:fldChar w:fldCharType="end"/>
      </w:r>
    </w:p>
    <w:p w14:paraId="1E0812C9" w14:textId="77777777" w:rsidR="000379CC" w:rsidRPr="00A03B6C" w:rsidRDefault="000379CC" w:rsidP="00CC401C">
      <w:pPr>
        <w:spacing w:line="288" w:lineRule="auto"/>
        <w:rPr>
          <w:bCs/>
          <w:sz w:val="26"/>
          <w:szCs w:val="26"/>
          <w:lang w:val="es-ES"/>
        </w:rPr>
      </w:pPr>
    </w:p>
    <w:p w14:paraId="36C57599" w14:textId="77777777" w:rsidR="00204C4A" w:rsidRPr="00A03B6C" w:rsidRDefault="00204C4A" w:rsidP="00204C4A">
      <w:pPr>
        <w:jc w:val="center"/>
        <w:rPr>
          <w:b/>
          <w:bCs/>
          <w:sz w:val="32"/>
          <w:szCs w:val="32"/>
          <w:lang w:val="es-ES"/>
        </w:rPr>
      </w:pPr>
    </w:p>
    <w:p w14:paraId="503D3A7C" w14:textId="77777777" w:rsidR="008E1100" w:rsidRPr="00A03B6C" w:rsidRDefault="008E1100" w:rsidP="00265D22">
      <w:pPr>
        <w:rPr>
          <w:bCs/>
          <w:sz w:val="26"/>
          <w:szCs w:val="26"/>
          <w:lang w:val="es-ES"/>
        </w:rPr>
      </w:pPr>
    </w:p>
    <w:p w14:paraId="57F980F6" w14:textId="77777777" w:rsidR="008E1100" w:rsidRPr="00A03B6C" w:rsidRDefault="008E1100" w:rsidP="00265D22">
      <w:pPr>
        <w:rPr>
          <w:bCs/>
          <w:sz w:val="26"/>
          <w:szCs w:val="26"/>
          <w:lang w:val="es-ES"/>
        </w:rPr>
      </w:pPr>
    </w:p>
    <w:p w14:paraId="19D53603" w14:textId="77777777" w:rsidR="00F4357F" w:rsidRPr="00A03B6C" w:rsidRDefault="00F4357F" w:rsidP="00265D22">
      <w:pPr>
        <w:rPr>
          <w:b/>
          <w:bCs/>
          <w:lang w:val="es-ES"/>
        </w:rPr>
      </w:pPr>
    </w:p>
    <w:p w14:paraId="2385BFFF" w14:textId="77777777" w:rsidR="00F4357F" w:rsidRPr="00A03B6C" w:rsidRDefault="00F4357F" w:rsidP="00265D22">
      <w:pPr>
        <w:rPr>
          <w:b/>
          <w:bCs/>
          <w:lang w:val="es-ES"/>
        </w:rPr>
      </w:pPr>
    </w:p>
    <w:p w14:paraId="5D23683C" w14:textId="77777777" w:rsidR="00F4357F" w:rsidRPr="00A03B6C" w:rsidRDefault="00F4357F" w:rsidP="00265D22">
      <w:pPr>
        <w:rPr>
          <w:b/>
          <w:bCs/>
          <w:lang w:val="es-ES"/>
        </w:rPr>
      </w:pPr>
    </w:p>
    <w:p w14:paraId="3262B464" w14:textId="77777777" w:rsidR="00F51CFD" w:rsidRPr="00A03B6C" w:rsidRDefault="00F51CFD" w:rsidP="00265D22">
      <w:pPr>
        <w:rPr>
          <w:b/>
          <w:bCs/>
          <w:lang w:val="es-ES"/>
        </w:rPr>
      </w:pPr>
    </w:p>
    <w:p w14:paraId="0FAF3E11" w14:textId="77777777" w:rsidR="00F51CFD" w:rsidRPr="00A03B6C" w:rsidRDefault="00F51CFD" w:rsidP="00265D22">
      <w:pPr>
        <w:rPr>
          <w:b/>
          <w:bCs/>
          <w:lang w:val="es-ES"/>
        </w:rPr>
      </w:pPr>
    </w:p>
    <w:p w14:paraId="50ECCE91" w14:textId="77777777" w:rsidR="00F51CFD" w:rsidRPr="00A03B6C" w:rsidRDefault="00F51CFD" w:rsidP="00265D22">
      <w:pPr>
        <w:rPr>
          <w:b/>
          <w:bCs/>
          <w:lang w:val="es-ES"/>
        </w:rPr>
      </w:pPr>
    </w:p>
    <w:p w14:paraId="27BD79F4" w14:textId="77777777" w:rsidR="00F51CFD" w:rsidRPr="00A03B6C" w:rsidRDefault="00F51CFD" w:rsidP="00265D22">
      <w:pPr>
        <w:rPr>
          <w:b/>
          <w:bCs/>
          <w:lang w:val="es-ES"/>
        </w:rPr>
      </w:pPr>
    </w:p>
    <w:p w14:paraId="2AFC40FC" w14:textId="77777777" w:rsidR="00F51CFD" w:rsidRPr="00A03B6C" w:rsidRDefault="00F51CFD" w:rsidP="00265D22">
      <w:pPr>
        <w:rPr>
          <w:b/>
          <w:bCs/>
          <w:lang w:val="es-ES"/>
        </w:rPr>
      </w:pPr>
    </w:p>
    <w:p w14:paraId="2A55D7FE" w14:textId="77777777" w:rsidR="00F4357F" w:rsidRPr="00A03B6C" w:rsidRDefault="00F4357F" w:rsidP="00265D22">
      <w:pPr>
        <w:rPr>
          <w:b/>
          <w:bCs/>
          <w:lang w:val="es-ES"/>
        </w:rPr>
      </w:pPr>
    </w:p>
    <w:p w14:paraId="3A4BF9F3" w14:textId="77777777" w:rsidR="00F4357F" w:rsidRPr="00A03B6C" w:rsidRDefault="00F4357F" w:rsidP="00265D22">
      <w:pPr>
        <w:rPr>
          <w:b/>
          <w:bCs/>
          <w:lang w:val="es-ES"/>
        </w:rPr>
      </w:pPr>
    </w:p>
    <w:p w14:paraId="2ACB0032" w14:textId="0735F4DD" w:rsidR="00C15E54" w:rsidRPr="00A03B6C" w:rsidRDefault="00C15E54">
      <w:pPr>
        <w:spacing w:line="240" w:lineRule="auto"/>
        <w:jc w:val="left"/>
        <w:rPr>
          <w:bCs/>
          <w:sz w:val="26"/>
          <w:szCs w:val="26"/>
          <w:lang w:val="es-ES"/>
        </w:rPr>
      </w:pPr>
    </w:p>
    <w:p w14:paraId="166AB899" w14:textId="77777777" w:rsidR="00A4341C" w:rsidRPr="00A03B6C" w:rsidRDefault="00A4341C" w:rsidP="00A4341C">
      <w:pPr>
        <w:spacing w:line="288" w:lineRule="auto"/>
        <w:jc w:val="center"/>
        <w:rPr>
          <w:b/>
          <w:bCs/>
          <w:sz w:val="32"/>
          <w:szCs w:val="32"/>
          <w:lang w:val="es-ES"/>
        </w:rPr>
      </w:pPr>
      <w:r w:rsidRPr="00A03B6C">
        <w:rPr>
          <w:b/>
          <w:bCs/>
          <w:sz w:val="32"/>
          <w:szCs w:val="32"/>
          <w:lang w:val="es-ES"/>
        </w:rPr>
        <w:lastRenderedPageBreak/>
        <w:t>ABSTRACT</w:t>
      </w:r>
    </w:p>
    <w:p w14:paraId="5DE2743F" w14:textId="51AD1016" w:rsidR="00DE7CB1" w:rsidRDefault="00DE7CB1" w:rsidP="006F0998">
      <w:pPr>
        <w:shd w:val="clear" w:color="auto" w:fill="FFFFFF"/>
        <w:spacing w:line="288" w:lineRule="auto"/>
        <w:ind w:firstLine="426"/>
        <w:rPr>
          <w:color w:val="222222"/>
        </w:rPr>
      </w:pPr>
      <w:r>
        <w:rPr>
          <w:color w:val="222222"/>
          <w:sz w:val="26"/>
          <w:szCs w:val="26"/>
        </w:rPr>
        <w:t xml:space="preserve">    In the Businesses, business staff have to track information of the bid document on bidding website daily. The work is simple but requires the business staffs to spend much time to track and advoid omitting the potential bids that causes losses for the business. From actual requirements, System Virtual Assistant instead of the business staffs – helps to track information of the bids. The system has been built on Web and Android with main duty: automaticially getting information of the bid document on the website Electronic Bid of the </w:t>
      </w:r>
      <w:r w:rsidR="00C4113C">
        <w:rPr>
          <w:color w:val="000000"/>
          <w:sz w:val="26"/>
          <w:szCs w:val="26"/>
        </w:rPr>
        <w:t>Ministry of Planning and Investment</w:t>
      </w:r>
      <w:r>
        <w:rPr>
          <w:color w:val="222222"/>
          <w:sz w:val="26"/>
          <w:szCs w:val="26"/>
        </w:rPr>
        <w:t>. And the systems will automaticially send email to users with contents of the bids containning keywords that the users has installed.</w:t>
      </w:r>
    </w:p>
    <w:p w14:paraId="5392704C" w14:textId="77777777" w:rsidR="00DE7CB1" w:rsidRDefault="00DE7CB1" w:rsidP="006F0998">
      <w:pPr>
        <w:shd w:val="clear" w:color="auto" w:fill="FFFFFF"/>
        <w:spacing w:line="288" w:lineRule="auto"/>
        <w:ind w:firstLine="426"/>
        <w:rPr>
          <w:color w:val="222222"/>
        </w:rPr>
      </w:pPr>
      <w:r>
        <w:rPr>
          <w:color w:val="222222"/>
          <w:sz w:val="26"/>
          <w:szCs w:val="26"/>
        </w:rPr>
        <w:t>    For the interface on website, the system allows users to view information of the bid with many options; to manage information accounts and keywords related to the bid that users are interested; to search bids by keywords. Administrator can manage user information, manage the update of bid, send emails to users. To make it easy for the users, the system also build apps on Android to support the users to view the lastest bid, to manage information account and to set keywords for searching the suitable bid.  </w:t>
      </w:r>
    </w:p>
    <w:p w14:paraId="79439F44" w14:textId="77777777" w:rsidR="00701632" w:rsidRPr="00DE7CB1" w:rsidRDefault="00701632" w:rsidP="00DE7CB1">
      <w:pPr>
        <w:spacing w:line="288" w:lineRule="auto"/>
        <w:rPr>
          <w:sz w:val="26"/>
          <w:szCs w:val="26"/>
        </w:rPr>
      </w:pPr>
    </w:p>
    <w:p w14:paraId="3241E8E4" w14:textId="77777777" w:rsidR="00701632" w:rsidRPr="00A03B6C" w:rsidRDefault="00701632" w:rsidP="00953D14">
      <w:pPr>
        <w:jc w:val="center"/>
        <w:rPr>
          <w:b/>
          <w:bCs/>
          <w:sz w:val="32"/>
          <w:szCs w:val="32"/>
          <w:lang w:val="es-ES"/>
        </w:rPr>
      </w:pPr>
    </w:p>
    <w:p w14:paraId="25904FF7" w14:textId="77777777" w:rsidR="00C15E54" w:rsidRPr="00A03B6C" w:rsidRDefault="00C15E54">
      <w:pPr>
        <w:spacing w:line="240" w:lineRule="auto"/>
        <w:jc w:val="left"/>
        <w:rPr>
          <w:b/>
          <w:bCs/>
          <w:sz w:val="32"/>
          <w:szCs w:val="32"/>
          <w:lang w:val="es-ES"/>
        </w:rPr>
      </w:pPr>
      <w:r w:rsidRPr="00A03B6C">
        <w:rPr>
          <w:b/>
          <w:bCs/>
          <w:sz w:val="32"/>
          <w:szCs w:val="32"/>
          <w:lang w:val="es-ES"/>
        </w:rPr>
        <w:br w:type="page"/>
      </w:r>
    </w:p>
    <w:p w14:paraId="2C58881B" w14:textId="77777777" w:rsidR="00F4357F" w:rsidRPr="00A03B6C" w:rsidRDefault="008473F1" w:rsidP="00953D14">
      <w:pPr>
        <w:jc w:val="center"/>
        <w:rPr>
          <w:b/>
          <w:bCs/>
          <w:sz w:val="32"/>
          <w:szCs w:val="32"/>
          <w:lang w:val="es-ES"/>
        </w:rPr>
      </w:pPr>
      <w:r w:rsidRPr="00A03B6C">
        <w:rPr>
          <w:b/>
          <w:bCs/>
          <w:sz w:val="32"/>
          <w:szCs w:val="32"/>
          <w:lang w:val="es-ES"/>
        </w:rPr>
        <w:lastRenderedPageBreak/>
        <w:t>TÓM TẮT</w:t>
      </w:r>
    </w:p>
    <w:p w14:paraId="5B6A3153" w14:textId="77777777" w:rsidR="00F4357F" w:rsidRPr="00A85C71" w:rsidRDefault="00F4357F" w:rsidP="00265D22">
      <w:pPr>
        <w:rPr>
          <w:b/>
          <w:bCs/>
          <w:sz w:val="26"/>
          <w:szCs w:val="26"/>
          <w:lang w:val="es-ES"/>
        </w:rPr>
      </w:pPr>
    </w:p>
    <w:p w14:paraId="3ABCEA74" w14:textId="2332865A" w:rsidR="00A85C71" w:rsidRPr="00A85C71" w:rsidRDefault="00A85C71" w:rsidP="00DE7CB1">
      <w:pPr>
        <w:spacing w:line="288" w:lineRule="auto"/>
        <w:ind w:firstLine="567"/>
        <w:rPr>
          <w:bCs/>
          <w:sz w:val="26"/>
          <w:szCs w:val="26"/>
          <w:lang w:val="es-ES"/>
        </w:rPr>
      </w:pPr>
      <w:r w:rsidRPr="00A85C71">
        <w:rPr>
          <w:color w:val="222222"/>
          <w:sz w:val="26"/>
          <w:szCs w:val="26"/>
          <w:shd w:val="clear" w:color="auto" w:fill="FFFFFF"/>
          <w:lang w:val="es-ES" w:eastAsia="vi-VN"/>
        </w:rPr>
        <w:t> </w:t>
      </w:r>
      <w:r w:rsidRPr="00A85C71">
        <w:rPr>
          <w:bCs/>
          <w:sz w:val="26"/>
          <w:szCs w:val="26"/>
          <w:lang w:val="es-ES"/>
        </w:rPr>
        <w:t xml:space="preserve">Tại các đơn vị doanh nghiệp, nhân viên kinh doanh phải theo dõi thông tin các gói thầu trên các </w:t>
      </w:r>
      <w:r w:rsidR="00017C39">
        <w:rPr>
          <w:bCs/>
          <w:sz w:val="26"/>
          <w:szCs w:val="26"/>
          <w:lang w:val="es-ES"/>
        </w:rPr>
        <w:t>trang web</w:t>
      </w:r>
      <w:r w:rsidR="00017C39" w:rsidRPr="00265592">
        <w:rPr>
          <w:bCs/>
          <w:sz w:val="26"/>
          <w:szCs w:val="26"/>
          <w:lang w:val="es-ES"/>
        </w:rPr>
        <w:t xml:space="preserve"> </w:t>
      </w:r>
      <w:r w:rsidRPr="00A85C71">
        <w:rPr>
          <w:bCs/>
          <w:sz w:val="26"/>
          <w:szCs w:val="26"/>
          <w:lang w:val="es-ES"/>
        </w:rPr>
        <w:t xml:space="preserve">đấu thầu hằng ngày. Công việc tuy đơn giản nhưng đòi hỏi người nhân viên phải mất thời gian không ít để theo dõi và tránh bỏ xót những gói thầu tiềm năng gây tổn thất cho doanh nghiệp. Từ yêu cầu thực tế, hệ thống trợ lý ảo để giúp các phòng kinh doanh theo dõi thông tin các gói thầu hàng ngày thay thế nhân viên kinh doanh được đề xuất trong luận văn này. Hệ thống được xây dựng trên nền Web và Android với chức năng chính là tự động lấy thông tin các gói thầu mới nhất trên </w:t>
      </w:r>
      <w:r w:rsidR="00017C39">
        <w:rPr>
          <w:bCs/>
          <w:sz w:val="26"/>
          <w:szCs w:val="26"/>
          <w:lang w:val="es-ES"/>
        </w:rPr>
        <w:t>trang web</w:t>
      </w:r>
      <w:r w:rsidR="00017C39" w:rsidRPr="00265592">
        <w:rPr>
          <w:bCs/>
          <w:sz w:val="26"/>
          <w:szCs w:val="26"/>
          <w:lang w:val="es-ES"/>
        </w:rPr>
        <w:t xml:space="preserve"> </w:t>
      </w:r>
      <w:r w:rsidR="00E2602F">
        <w:rPr>
          <w:bCs/>
          <w:sz w:val="26"/>
          <w:szCs w:val="26"/>
          <w:lang w:val="es-ES"/>
        </w:rPr>
        <w:t>Đấu thầu điện tử</w:t>
      </w:r>
      <w:r w:rsidRPr="00A85C71">
        <w:rPr>
          <w:bCs/>
          <w:sz w:val="26"/>
          <w:szCs w:val="26"/>
          <w:lang w:val="es-ES"/>
        </w:rPr>
        <w:t xml:space="preserve"> của </w:t>
      </w:r>
      <w:r w:rsidR="00E578B1">
        <w:rPr>
          <w:bCs/>
          <w:sz w:val="26"/>
          <w:szCs w:val="26"/>
          <w:lang w:val="es-ES"/>
        </w:rPr>
        <w:t>Bộ Kế hoạch và Đầu tư</w:t>
      </w:r>
      <w:r w:rsidRPr="00A85C71">
        <w:rPr>
          <w:bCs/>
          <w:sz w:val="26"/>
          <w:szCs w:val="26"/>
          <w:lang w:val="es-ES"/>
        </w:rPr>
        <w:t xml:space="preserve"> và tự động gửi email đến người dùng có nội dung là những gói thầu chứa từ khóa mà người dùng đã cài đặt.</w:t>
      </w:r>
    </w:p>
    <w:p w14:paraId="150E0333" w14:textId="76E6AA18" w:rsidR="00701632" w:rsidRPr="00A03B6C" w:rsidRDefault="00A85C71" w:rsidP="00DE7CB1">
      <w:pPr>
        <w:spacing w:line="288" w:lineRule="auto"/>
        <w:ind w:firstLine="709"/>
        <w:rPr>
          <w:bCs/>
          <w:sz w:val="26"/>
          <w:szCs w:val="26"/>
          <w:lang w:val="es-ES"/>
        </w:rPr>
      </w:pPr>
      <w:r w:rsidRPr="00A85C71">
        <w:rPr>
          <w:bCs/>
          <w:sz w:val="26"/>
          <w:szCs w:val="26"/>
          <w:lang w:val="es-ES"/>
        </w:rPr>
        <w:t xml:space="preserve">Đối với giao diện trên </w:t>
      </w:r>
      <w:r w:rsidR="00017C39">
        <w:rPr>
          <w:bCs/>
          <w:sz w:val="26"/>
          <w:szCs w:val="26"/>
          <w:lang w:val="es-ES"/>
        </w:rPr>
        <w:t>trang web</w:t>
      </w:r>
      <w:r w:rsidRPr="00A85C71">
        <w:rPr>
          <w:bCs/>
          <w:sz w:val="26"/>
          <w:szCs w:val="26"/>
          <w:lang w:val="es-ES"/>
        </w:rPr>
        <w:t>, hệ thống cho phép người dùng xem thông tin các gói thầu theo nhiều tùy chọn, quản lý thông tin tài khoản và từ khóa liên quan đến gói thầu mà người dùng quan tâm, xem các gói thầu theo từ khóa. Quản trị viên có thể quản lý thông tin người dùng, quản lý việc cập nhật gói thầu, quản lý việc gửi email đến người dùng. Để thuận tiện cho người dùng, hệ thống còn xây dựng ứng dụng trên Android hỗ trợ người dùng xem các gói thầu mới nhất, thực hiện việc quản lý đơn giản về thông tin tài khoản, cài đặt từ khóa liên quan đến gói thầu.</w:t>
      </w:r>
      <w:r w:rsidRPr="00A85C71">
        <w:rPr>
          <w:color w:val="222222"/>
          <w:sz w:val="19"/>
          <w:szCs w:val="19"/>
          <w:shd w:val="clear" w:color="auto" w:fill="FFFFFF"/>
          <w:lang w:val="vi-VN" w:eastAsia="vi-VN"/>
        </w:rPr>
        <w:t> </w:t>
      </w:r>
      <w:r w:rsidR="00480037" w:rsidRPr="00A85C71">
        <w:rPr>
          <w:bCs/>
          <w:sz w:val="26"/>
          <w:szCs w:val="26"/>
          <w:lang w:val="es-ES"/>
        </w:rPr>
        <w:t xml:space="preserve">      </w:t>
      </w:r>
      <w:r w:rsidR="00402701" w:rsidRPr="00A85C71">
        <w:rPr>
          <w:bCs/>
          <w:sz w:val="26"/>
          <w:szCs w:val="26"/>
          <w:lang w:val="es-ES"/>
        </w:rPr>
        <w:tab/>
      </w:r>
    </w:p>
    <w:p w14:paraId="559D7BE4" w14:textId="77777777" w:rsidR="009E6C32" w:rsidRPr="00A03B6C" w:rsidRDefault="009E6C32" w:rsidP="00DE7CB1">
      <w:pPr>
        <w:spacing w:line="288" w:lineRule="auto"/>
        <w:jc w:val="left"/>
        <w:rPr>
          <w:b/>
          <w:sz w:val="32"/>
          <w:szCs w:val="32"/>
          <w:lang w:val="es-ES"/>
        </w:rPr>
      </w:pPr>
      <w:bookmarkStart w:id="0" w:name="_Toc471898018"/>
      <w:r w:rsidRPr="00A03B6C">
        <w:rPr>
          <w:bCs/>
          <w:sz w:val="32"/>
          <w:szCs w:val="32"/>
          <w:lang w:val="es-ES"/>
        </w:rPr>
        <w:br w:type="page"/>
      </w:r>
    </w:p>
    <w:p w14:paraId="15A6B4CB" w14:textId="77777777" w:rsidR="00FC5EBA" w:rsidRPr="00A03B6C" w:rsidRDefault="008473F1" w:rsidP="003B7535">
      <w:pPr>
        <w:pStyle w:val="Heading1"/>
        <w:jc w:val="center"/>
        <w:rPr>
          <w:bCs w:val="0"/>
          <w:sz w:val="32"/>
          <w:szCs w:val="32"/>
          <w:lang w:val="es-ES"/>
        </w:rPr>
      </w:pPr>
      <w:bookmarkStart w:id="1" w:name="_Toc479692665"/>
      <w:bookmarkStart w:id="2" w:name="_Toc479696547"/>
      <w:bookmarkStart w:id="3" w:name="_Toc479696634"/>
      <w:bookmarkStart w:id="4" w:name="_Toc481681287"/>
      <w:bookmarkStart w:id="5" w:name="_Toc482441496"/>
      <w:r w:rsidRPr="00A03B6C">
        <w:rPr>
          <w:bCs w:val="0"/>
          <w:sz w:val="32"/>
          <w:szCs w:val="32"/>
          <w:lang w:val="es-ES"/>
        </w:rPr>
        <w:lastRenderedPageBreak/>
        <w:t xml:space="preserve">PHẦN </w:t>
      </w:r>
      <w:r w:rsidR="003912DB" w:rsidRPr="00A03B6C">
        <w:rPr>
          <w:bCs w:val="0"/>
          <w:sz w:val="32"/>
          <w:szCs w:val="32"/>
          <w:lang w:val="es-ES"/>
        </w:rPr>
        <w:t>GIỚI THIỆU</w:t>
      </w:r>
      <w:bookmarkEnd w:id="0"/>
      <w:bookmarkEnd w:id="1"/>
      <w:bookmarkEnd w:id="2"/>
      <w:bookmarkEnd w:id="3"/>
      <w:bookmarkEnd w:id="4"/>
      <w:bookmarkEnd w:id="5"/>
    </w:p>
    <w:p w14:paraId="377296DB" w14:textId="77777777" w:rsidR="00C144D4" w:rsidRPr="00A03B6C" w:rsidRDefault="00C144D4" w:rsidP="00C144D4">
      <w:pPr>
        <w:rPr>
          <w:lang w:val="es-ES"/>
        </w:rPr>
      </w:pPr>
    </w:p>
    <w:p w14:paraId="4212117F" w14:textId="77777777" w:rsidR="00F4357F" w:rsidRPr="00A03B6C" w:rsidRDefault="008473F1" w:rsidP="008838F3">
      <w:pPr>
        <w:rPr>
          <w:bCs/>
          <w:sz w:val="28"/>
          <w:szCs w:val="28"/>
          <w:lang w:val="es-ES"/>
        </w:rPr>
      </w:pPr>
      <w:r w:rsidRPr="00A03B6C">
        <w:rPr>
          <w:bCs/>
          <w:sz w:val="28"/>
          <w:szCs w:val="28"/>
          <w:lang w:val="es-ES"/>
        </w:rPr>
        <w:t xml:space="preserve">      </w:t>
      </w:r>
    </w:p>
    <w:p w14:paraId="4A3608FB" w14:textId="77777777" w:rsidR="00326D7A" w:rsidRPr="00A03B6C" w:rsidRDefault="00B34C40" w:rsidP="00396F2C">
      <w:pPr>
        <w:pStyle w:val="Heading2"/>
        <w:numPr>
          <w:ilvl w:val="0"/>
          <w:numId w:val="2"/>
        </w:numPr>
        <w:ind w:left="284" w:hanging="284"/>
        <w:rPr>
          <w:bCs w:val="0"/>
          <w:sz w:val="26"/>
          <w:szCs w:val="26"/>
          <w:lang w:val="es-ES"/>
        </w:rPr>
      </w:pPr>
      <w:bookmarkStart w:id="6" w:name="_Toc471898019"/>
      <w:bookmarkStart w:id="7" w:name="_Toc479692666"/>
      <w:bookmarkStart w:id="8" w:name="_Toc479696548"/>
      <w:bookmarkStart w:id="9" w:name="_Toc479696635"/>
      <w:bookmarkStart w:id="10" w:name="_Toc481681288"/>
      <w:bookmarkStart w:id="11" w:name="_Toc482441497"/>
      <w:r w:rsidRPr="00A03B6C">
        <w:rPr>
          <w:bCs w:val="0"/>
          <w:sz w:val="26"/>
          <w:szCs w:val="26"/>
          <w:lang w:val="es-ES"/>
        </w:rPr>
        <w:t>Đặt vấn đề</w:t>
      </w:r>
      <w:bookmarkEnd w:id="6"/>
      <w:bookmarkEnd w:id="7"/>
      <w:bookmarkEnd w:id="8"/>
      <w:bookmarkEnd w:id="9"/>
      <w:bookmarkEnd w:id="10"/>
      <w:bookmarkEnd w:id="11"/>
    </w:p>
    <w:p w14:paraId="1BD9C9EA" w14:textId="20AD2CB1" w:rsidR="00402701" w:rsidRPr="00A03B6C" w:rsidRDefault="00402701" w:rsidP="009B43FD">
      <w:pPr>
        <w:spacing w:line="276" w:lineRule="auto"/>
        <w:ind w:firstLine="567"/>
        <w:rPr>
          <w:lang w:val="es-ES"/>
        </w:rPr>
      </w:pPr>
      <w:r w:rsidRPr="00A03B6C">
        <w:rPr>
          <w:bCs/>
          <w:sz w:val="26"/>
          <w:szCs w:val="26"/>
          <w:lang w:val="es-ES"/>
        </w:rPr>
        <w:t xml:space="preserve">Trong thời đại hiện nay, việc ứng dụng công nghệ thông tin vào công việc quản lý ngày càng mạnh mẽ. Cùng với xu thế phát triển của các phương tiện </w:t>
      </w:r>
      <w:r w:rsidR="008B4073" w:rsidRPr="00A03B6C">
        <w:rPr>
          <w:bCs/>
          <w:sz w:val="26"/>
          <w:szCs w:val="26"/>
          <w:lang w:val="es-ES"/>
        </w:rPr>
        <w:t xml:space="preserve">thông tin </w:t>
      </w:r>
      <w:r w:rsidRPr="00A03B6C">
        <w:rPr>
          <w:bCs/>
          <w:sz w:val="26"/>
          <w:szCs w:val="26"/>
          <w:lang w:val="es-ES"/>
        </w:rPr>
        <w:t>truyền thống</w:t>
      </w:r>
      <w:r w:rsidR="00721A1B">
        <w:rPr>
          <w:bCs/>
          <w:sz w:val="26"/>
          <w:szCs w:val="26"/>
          <w:lang w:val="es-ES"/>
        </w:rPr>
        <w:t>, l</w:t>
      </w:r>
      <w:r w:rsidRPr="00A03B6C">
        <w:rPr>
          <w:bCs/>
          <w:sz w:val="26"/>
          <w:szCs w:val="26"/>
          <w:lang w:val="es-ES"/>
        </w:rPr>
        <w:t>ượng thông tin trên</w:t>
      </w:r>
      <w:r w:rsidR="00C506D6">
        <w:rPr>
          <w:bCs/>
          <w:sz w:val="26"/>
          <w:szCs w:val="26"/>
          <w:lang w:val="es-ES"/>
        </w:rPr>
        <w:t xml:space="preserve"> mạng</w:t>
      </w:r>
      <w:r w:rsidRPr="00A03B6C">
        <w:rPr>
          <w:bCs/>
          <w:sz w:val="26"/>
          <w:szCs w:val="26"/>
          <w:lang w:val="es-ES"/>
        </w:rPr>
        <w:t xml:space="preserve"> internet ngày càng nhiều, phục vụ mọi nhu cầu của chúng ta một cách nhanh </w:t>
      </w:r>
      <w:r w:rsidR="00E22C2F">
        <w:rPr>
          <w:bCs/>
          <w:sz w:val="26"/>
          <w:szCs w:val="26"/>
          <w:lang w:val="es-ES"/>
        </w:rPr>
        <w:t>chóng</w:t>
      </w:r>
      <w:r w:rsidRPr="00A03B6C">
        <w:rPr>
          <w:bCs/>
          <w:sz w:val="26"/>
          <w:szCs w:val="26"/>
          <w:lang w:val="es-ES"/>
        </w:rPr>
        <w:t xml:space="preserve"> và tiện lợi. Cũng như bao lĩnh vực khác, lĩnh vực đấu thầu không còn gói gọn trên các phương tiện</w:t>
      </w:r>
      <w:r w:rsidR="008B4073" w:rsidRPr="00A03B6C">
        <w:rPr>
          <w:bCs/>
          <w:sz w:val="26"/>
          <w:szCs w:val="26"/>
          <w:lang w:val="es-ES"/>
        </w:rPr>
        <w:t xml:space="preserve"> thông tin </w:t>
      </w:r>
      <w:r w:rsidRPr="00A03B6C">
        <w:rPr>
          <w:bCs/>
          <w:sz w:val="26"/>
          <w:szCs w:val="26"/>
          <w:lang w:val="es-ES"/>
        </w:rPr>
        <w:t>truyền thông như báo đài, truyền hình</w:t>
      </w:r>
      <w:r w:rsidR="009C2C9A">
        <w:rPr>
          <w:bCs/>
          <w:sz w:val="26"/>
          <w:szCs w:val="26"/>
          <w:lang w:val="es-ES"/>
        </w:rPr>
        <w:t>,</w:t>
      </w:r>
      <w:r w:rsidRPr="00A03B6C">
        <w:rPr>
          <w:bCs/>
          <w:sz w:val="26"/>
          <w:szCs w:val="26"/>
          <w:lang w:val="es-ES"/>
        </w:rPr>
        <w:t xml:space="preserve"> mà đã có nhiều </w:t>
      </w:r>
      <w:r w:rsidR="00017C39">
        <w:rPr>
          <w:bCs/>
          <w:sz w:val="26"/>
          <w:szCs w:val="26"/>
          <w:lang w:val="es-ES"/>
        </w:rPr>
        <w:t>trang web</w:t>
      </w:r>
      <w:r w:rsidR="00017C39" w:rsidRPr="00265592">
        <w:rPr>
          <w:bCs/>
          <w:sz w:val="26"/>
          <w:szCs w:val="26"/>
          <w:lang w:val="es-ES"/>
        </w:rPr>
        <w:t xml:space="preserve"> </w:t>
      </w:r>
      <w:r w:rsidRPr="00A03B6C">
        <w:rPr>
          <w:bCs/>
          <w:sz w:val="26"/>
          <w:szCs w:val="26"/>
          <w:lang w:val="es-ES"/>
        </w:rPr>
        <w:t>chính thức hỗ trợ đăng tải</w:t>
      </w:r>
      <w:r w:rsidR="00263E4D">
        <w:rPr>
          <w:bCs/>
          <w:sz w:val="26"/>
          <w:szCs w:val="26"/>
          <w:lang w:val="es-ES"/>
        </w:rPr>
        <w:t xml:space="preserve"> tài liệu, thông tin</w:t>
      </w:r>
      <w:r w:rsidR="004D3B9E">
        <w:rPr>
          <w:bCs/>
          <w:sz w:val="26"/>
          <w:szCs w:val="26"/>
          <w:lang w:val="es-ES"/>
        </w:rPr>
        <w:t xml:space="preserve"> về</w:t>
      </w:r>
      <w:r w:rsidR="008B4073" w:rsidRPr="00A03B6C">
        <w:rPr>
          <w:bCs/>
          <w:sz w:val="26"/>
          <w:szCs w:val="26"/>
          <w:lang w:val="es-ES"/>
        </w:rPr>
        <w:t xml:space="preserve"> đấu thầu</w:t>
      </w:r>
      <w:r w:rsidRPr="00A03B6C">
        <w:rPr>
          <w:bCs/>
          <w:sz w:val="26"/>
          <w:szCs w:val="26"/>
          <w:lang w:val="es-ES"/>
        </w:rPr>
        <w:t xml:space="preserve">. Đây vừa là thuận </w:t>
      </w:r>
      <w:r w:rsidR="00263E4D">
        <w:rPr>
          <w:bCs/>
          <w:sz w:val="26"/>
          <w:szCs w:val="26"/>
          <w:lang w:val="es-ES"/>
        </w:rPr>
        <w:t>lợi, nhưng cũng</w:t>
      </w:r>
      <w:r w:rsidRPr="00A03B6C">
        <w:rPr>
          <w:bCs/>
          <w:sz w:val="26"/>
          <w:szCs w:val="26"/>
          <w:lang w:val="es-ES"/>
        </w:rPr>
        <w:t xml:space="preserve"> là thách thức ch</w:t>
      </w:r>
      <w:r w:rsidR="00263E4D">
        <w:rPr>
          <w:bCs/>
          <w:sz w:val="26"/>
          <w:szCs w:val="26"/>
          <w:lang w:val="es-ES"/>
        </w:rPr>
        <w:t>o các phòng kinh doanh để</w:t>
      </w:r>
      <w:r w:rsidRPr="00A03B6C">
        <w:rPr>
          <w:bCs/>
          <w:sz w:val="26"/>
          <w:szCs w:val="26"/>
          <w:lang w:val="es-ES"/>
        </w:rPr>
        <w:t xml:space="preserve"> theo dõi </w:t>
      </w:r>
      <w:r w:rsidR="00073976" w:rsidRPr="00A03B6C">
        <w:rPr>
          <w:bCs/>
          <w:sz w:val="26"/>
          <w:szCs w:val="26"/>
          <w:lang w:val="es-ES"/>
        </w:rPr>
        <w:t xml:space="preserve">kịp thời </w:t>
      </w:r>
      <w:r w:rsidRPr="00A03B6C">
        <w:rPr>
          <w:bCs/>
          <w:sz w:val="26"/>
          <w:szCs w:val="26"/>
          <w:lang w:val="es-ES"/>
        </w:rPr>
        <w:t>hết các gói thầu phù hợp với lĩnh vực kinh doanh của mình.</w:t>
      </w:r>
    </w:p>
    <w:p w14:paraId="3079D148" w14:textId="03734041" w:rsidR="009B43FD" w:rsidRPr="00A03B6C" w:rsidRDefault="00326D7A" w:rsidP="009B43FD">
      <w:pPr>
        <w:spacing w:line="276" w:lineRule="auto"/>
        <w:ind w:firstLine="709"/>
        <w:rPr>
          <w:bCs/>
          <w:sz w:val="26"/>
          <w:szCs w:val="26"/>
          <w:lang w:val="es-ES"/>
        </w:rPr>
      </w:pPr>
      <w:bookmarkStart w:id="12" w:name="_Toc479692667"/>
      <w:r w:rsidRPr="00A03B6C">
        <w:rPr>
          <w:bCs/>
          <w:sz w:val="26"/>
          <w:szCs w:val="26"/>
          <w:lang w:val="es-ES"/>
        </w:rPr>
        <w:t>Trong đấu thầu</w:t>
      </w:r>
      <w:r w:rsidR="00263E4D">
        <w:rPr>
          <w:bCs/>
          <w:sz w:val="26"/>
          <w:szCs w:val="26"/>
          <w:lang w:val="es-ES"/>
        </w:rPr>
        <w:t>, việc tìm hiểu thông tin</w:t>
      </w:r>
      <w:r w:rsidRPr="00A03B6C">
        <w:rPr>
          <w:bCs/>
          <w:sz w:val="26"/>
          <w:szCs w:val="26"/>
          <w:lang w:val="es-ES"/>
        </w:rPr>
        <w:t xml:space="preserve"> gói thầu</w:t>
      </w:r>
      <w:r w:rsidR="00100D41" w:rsidRPr="00A03B6C">
        <w:rPr>
          <w:bCs/>
          <w:sz w:val="26"/>
          <w:szCs w:val="26"/>
          <w:lang w:val="es-ES"/>
        </w:rPr>
        <w:t xml:space="preserve"> </w:t>
      </w:r>
      <w:r w:rsidR="00AC4A71" w:rsidRPr="00A03B6C">
        <w:rPr>
          <w:bCs/>
          <w:sz w:val="26"/>
          <w:szCs w:val="26"/>
          <w:lang w:val="es-ES"/>
        </w:rPr>
        <w:t>như</w:t>
      </w:r>
      <w:r w:rsidR="00263E4D">
        <w:rPr>
          <w:bCs/>
          <w:sz w:val="26"/>
          <w:szCs w:val="26"/>
          <w:lang w:val="es-ES"/>
        </w:rPr>
        <w:t>:</w:t>
      </w:r>
      <w:r w:rsidR="00AC4A71" w:rsidRPr="00A03B6C">
        <w:rPr>
          <w:bCs/>
          <w:sz w:val="26"/>
          <w:szCs w:val="26"/>
          <w:lang w:val="es-ES"/>
        </w:rPr>
        <w:t xml:space="preserve"> lĩnh vực, giá thầu, địa điểm, bên mời thầu,</w:t>
      </w:r>
      <w:r w:rsidRPr="00A03B6C">
        <w:rPr>
          <w:bCs/>
          <w:sz w:val="26"/>
          <w:szCs w:val="26"/>
          <w:lang w:val="es-ES"/>
        </w:rPr>
        <w:t xml:space="preserve"> cũng như thời điểm mở thầ</w:t>
      </w:r>
      <w:r w:rsidR="00AC4A71" w:rsidRPr="00A03B6C">
        <w:rPr>
          <w:bCs/>
          <w:sz w:val="26"/>
          <w:szCs w:val="26"/>
          <w:lang w:val="es-ES"/>
        </w:rPr>
        <w:t>u là một điều</w:t>
      </w:r>
      <w:r w:rsidR="00263E4D">
        <w:rPr>
          <w:bCs/>
          <w:sz w:val="26"/>
          <w:szCs w:val="26"/>
          <w:lang w:val="es-ES"/>
        </w:rPr>
        <w:t xml:space="preserve"> vô cùng quan trọng và</w:t>
      </w:r>
      <w:r w:rsidR="00AC4A71" w:rsidRPr="00A03B6C">
        <w:rPr>
          <w:bCs/>
          <w:sz w:val="26"/>
          <w:szCs w:val="26"/>
          <w:lang w:val="es-ES"/>
        </w:rPr>
        <w:t xml:space="preserve"> cần thiết đối với các các nhà đầu tư</w:t>
      </w:r>
      <w:r w:rsidRPr="00A03B6C">
        <w:rPr>
          <w:bCs/>
          <w:sz w:val="26"/>
          <w:szCs w:val="26"/>
          <w:lang w:val="es-ES"/>
        </w:rPr>
        <w:t>.</w:t>
      </w:r>
      <w:r w:rsidR="004F2D5C" w:rsidRPr="00A03B6C">
        <w:rPr>
          <w:bCs/>
          <w:sz w:val="26"/>
          <w:szCs w:val="26"/>
          <w:lang w:val="es-ES"/>
        </w:rPr>
        <w:t xml:space="preserve"> </w:t>
      </w:r>
      <w:bookmarkStart w:id="13" w:name="_Toc479692668"/>
      <w:bookmarkEnd w:id="12"/>
      <w:r w:rsidR="00402701" w:rsidRPr="00A03B6C">
        <w:rPr>
          <w:bCs/>
          <w:sz w:val="26"/>
          <w:szCs w:val="26"/>
          <w:lang w:val="es-ES"/>
        </w:rPr>
        <w:t>C</w:t>
      </w:r>
      <w:r w:rsidR="004F2D5C" w:rsidRPr="00A03B6C">
        <w:rPr>
          <w:bCs/>
          <w:sz w:val="26"/>
          <w:szCs w:val="26"/>
          <w:lang w:val="es-ES"/>
        </w:rPr>
        <w:t>ác đối thủ luôn tìm cách nắm bắt nguồn tin nhanh nhất, chính xác nhất để có thể đưa ra mức giá đấu thầu phù hợp và giành thắng lợi.</w:t>
      </w:r>
      <w:bookmarkStart w:id="14" w:name="_Toc479692669"/>
      <w:bookmarkEnd w:id="13"/>
      <w:r w:rsidR="0014304C">
        <w:rPr>
          <w:bCs/>
          <w:sz w:val="26"/>
          <w:szCs w:val="26"/>
          <w:lang w:val="es-ES"/>
        </w:rPr>
        <w:t xml:space="preserve"> </w:t>
      </w:r>
      <w:r w:rsidR="00263E4D">
        <w:rPr>
          <w:bCs/>
          <w:sz w:val="26"/>
          <w:szCs w:val="26"/>
          <w:lang w:val="es-ES"/>
        </w:rPr>
        <w:t>Để nắm bắt kịp thời</w:t>
      </w:r>
      <w:r w:rsidR="009B43FD" w:rsidRPr="00A03B6C">
        <w:rPr>
          <w:bCs/>
          <w:sz w:val="26"/>
          <w:szCs w:val="26"/>
          <w:lang w:val="es-ES"/>
        </w:rPr>
        <w:t xml:space="preserve"> thông</w:t>
      </w:r>
      <w:r w:rsidR="00263E4D">
        <w:rPr>
          <w:bCs/>
          <w:sz w:val="26"/>
          <w:szCs w:val="26"/>
          <w:lang w:val="es-ES"/>
        </w:rPr>
        <w:t xml:space="preserve"> tin về các gói thầu, </w:t>
      </w:r>
      <w:r w:rsidR="009B43FD" w:rsidRPr="00A03B6C">
        <w:rPr>
          <w:bCs/>
          <w:sz w:val="26"/>
          <w:szCs w:val="26"/>
          <w:lang w:val="es-ES"/>
        </w:rPr>
        <w:t>đòi hỏi các phòng kinh doanh phải có nhân vi</w:t>
      </w:r>
      <w:r w:rsidR="00263E4D">
        <w:rPr>
          <w:bCs/>
          <w:sz w:val="26"/>
          <w:szCs w:val="26"/>
          <w:lang w:val="es-ES"/>
        </w:rPr>
        <w:t xml:space="preserve">ên chuyên tìm kiếm thông tin </w:t>
      </w:r>
      <w:r w:rsidR="009B43FD" w:rsidRPr="00A03B6C">
        <w:rPr>
          <w:bCs/>
          <w:sz w:val="26"/>
          <w:szCs w:val="26"/>
          <w:lang w:val="es-ES"/>
        </w:rPr>
        <w:t xml:space="preserve">các gói thầu trên </w:t>
      </w:r>
      <w:r w:rsidR="00017C39">
        <w:rPr>
          <w:bCs/>
          <w:sz w:val="26"/>
          <w:szCs w:val="26"/>
          <w:lang w:val="es-ES"/>
        </w:rPr>
        <w:t>trang web</w:t>
      </w:r>
      <w:r w:rsidR="009B43FD" w:rsidRPr="00A03B6C">
        <w:rPr>
          <w:bCs/>
          <w:sz w:val="26"/>
          <w:szCs w:val="26"/>
          <w:lang w:val="es-ES"/>
        </w:rPr>
        <w:t>. Công việc tuy đơn giản nhưng đòi hỏi phải thực hiện thường xuyên hằng ngày</w:t>
      </w:r>
      <w:r w:rsidR="00263E4D">
        <w:rPr>
          <w:bCs/>
          <w:sz w:val="26"/>
          <w:szCs w:val="26"/>
          <w:lang w:val="es-ES"/>
        </w:rPr>
        <w:t>, linh hoạt,</w:t>
      </w:r>
      <w:r w:rsidR="009B43FD" w:rsidRPr="00A03B6C">
        <w:rPr>
          <w:bCs/>
          <w:sz w:val="26"/>
          <w:szCs w:val="26"/>
          <w:lang w:val="es-ES"/>
        </w:rPr>
        <w:t xml:space="preserve"> để không bỏ lỡ những gói </w:t>
      </w:r>
      <w:r w:rsidR="00E22C2F">
        <w:rPr>
          <w:bCs/>
          <w:sz w:val="26"/>
          <w:szCs w:val="26"/>
          <w:lang w:val="es-ES"/>
        </w:rPr>
        <w:t>thầu tiềm</w:t>
      </w:r>
      <w:r w:rsidR="009B43FD" w:rsidRPr="00A03B6C">
        <w:rPr>
          <w:bCs/>
          <w:sz w:val="26"/>
          <w:szCs w:val="26"/>
          <w:lang w:val="es-ES"/>
        </w:rPr>
        <w:t xml:space="preserve"> năng với doanh nghiệp.</w:t>
      </w:r>
    </w:p>
    <w:p w14:paraId="60AB924D" w14:textId="7486AFE9" w:rsidR="00B34C40" w:rsidRPr="00A03B6C" w:rsidRDefault="00073976" w:rsidP="00F916D0">
      <w:pPr>
        <w:spacing w:line="276" w:lineRule="auto"/>
        <w:ind w:firstLine="709"/>
        <w:rPr>
          <w:bCs/>
          <w:sz w:val="26"/>
          <w:szCs w:val="26"/>
          <w:lang w:val="es-ES"/>
        </w:rPr>
      </w:pPr>
      <w:r w:rsidRPr="00A03B6C">
        <w:rPr>
          <w:bCs/>
          <w:sz w:val="26"/>
          <w:szCs w:val="26"/>
          <w:lang w:val="es-ES"/>
        </w:rPr>
        <w:t xml:space="preserve"> </w:t>
      </w:r>
      <w:r w:rsidR="009B43FD" w:rsidRPr="00A03B6C">
        <w:rPr>
          <w:bCs/>
          <w:sz w:val="26"/>
          <w:szCs w:val="26"/>
          <w:lang w:val="es-ES"/>
        </w:rPr>
        <w:t>Do vậy, việc xây dựng một hệ thống trợ lý ảo</w:t>
      </w:r>
      <w:r w:rsidR="00263E4D">
        <w:rPr>
          <w:bCs/>
          <w:sz w:val="26"/>
          <w:szCs w:val="26"/>
          <w:lang w:val="es-ES"/>
        </w:rPr>
        <w:t xml:space="preserve"> là vô cùng cần thiết, một mặt</w:t>
      </w:r>
      <w:r w:rsidR="009B43FD" w:rsidRPr="00A03B6C">
        <w:rPr>
          <w:bCs/>
          <w:sz w:val="26"/>
          <w:szCs w:val="26"/>
          <w:lang w:val="es-ES"/>
        </w:rPr>
        <w:t xml:space="preserve"> để giúp đỡ nhân viên trong việc</w:t>
      </w:r>
      <w:r w:rsidR="00402701" w:rsidRPr="00A03B6C">
        <w:rPr>
          <w:bCs/>
          <w:sz w:val="26"/>
          <w:szCs w:val="26"/>
          <w:lang w:val="es-ES"/>
        </w:rPr>
        <w:t xml:space="preserve"> </w:t>
      </w:r>
      <w:r w:rsidR="009B43FD" w:rsidRPr="00A03B6C">
        <w:rPr>
          <w:bCs/>
          <w:sz w:val="26"/>
          <w:szCs w:val="26"/>
          <w:lang w:val="es-ES"/>
        </w:rPr>
        <w:t>tìm kiếm thông tin, cung cấp thông tin</w:t>
      </w:r>
      <w:r w:rsidR="0081394D">
        <w:rPr>
          <w:bCs/>
          <w:sz w:val="26"/>
          <w:szCs w:val="26"/>
          <w:lang w:val="es-ES"/>
        </w:rPr>
        <w:t xml:space="preserve"> các gói thầu theo </w:t>
      </w:r>
      <w:r w:rsidR="007816E1">
        <w:rPr>
          <w:bCs/>
          <w:sz w:val="26"/>
          <w:szCs w:val="26"/>
          <w:lang w:val="es-ES"/>
        </w:rPr>
        <w:t>đúng</w:t>
      </w:r>
      <w:r w:rsidR="009B43FD" w:rsidRPr="00A03B6C">
        <w:rPr>
          <w:bCs/>
          <w:sz w:val="26"/>
          <w:szCs w:val="26"/>
          <w:lang w:val="es-ES"/>
        </w:rPr>
        <w:t xml:space="preserve"> </w:t>
      </w:r>
      <w:r w:rsidR="004F2D5C" w:rsidRPr="00A03B6C">
        <w:rPr>
          <w:bCs/>
          <w:sz w:val="26"/>
          <w:szCs w:val="26"/>
          <w:lang w:val="es-ES"/>
        </w:rPr>
        <w:t>tiêu chí của doanh nghiệp một cách nhanh</w:t>
      </w:r>
      <w:r w:rsidR="00526E3F">
        <w:rPr>
          <w:bCs/>
          <w:sz w:val="26"/>
          <w:szCs w:val="26"/>
          <w:lang w:val="es-ES"/>
        </w:rPr>
        <w:t xml:space="preserve"> chóng</w:t>
      </w:r>
      <w:r w:rsidR="004F2D5C" w:rsidRPr="00A03B6C">
        <w:rPr>
          <w:bCs/>
          <w:sz w:val="26"/>
          <w:szCs w:val="26"/>
          <w:lang w:val="es-ES"/>
        </w:rPr>
        <w:t xml:space="preserve"> và chính</w:t>
      </w:r>
      <w:r w:rsidR="00526E3F">
        <w:rPr>
          <w:bCs/>
          <w:sz w:val="26"/>
          <w:szCs w:val="26"/>
          <w:lang w:val="es-ES"/>
        </w:rPr>
        <w:t xml:space="preserve"> xác</w:t>
      </w:r>
      <w:r w:rsidR="004F2D5C" w:rsidRPr="00A03B6C">
        <w:rPr>
          <w:bCs/>
          <w:sz w:val="26"/>
          <w:szCs w:val="26"/>
          <w:lang w:val="es-ES"/>
        </w:rPr>
        <w:t>.</w:t>
      </w:r>
      <w:bookmarkEnd w:id="14"/>
      <w:r w:rsidR="00263E4D">
        <w:rPr>
          <w:bCs/>
          <w:sz w:val="26"/>
          <w:szCs w:val="26"/>
          <w:lang w:val="es-ES"/>
        </w:rPr>
        <w:t xml:space="preserve"> Mặt khác, </w:t>
      </w:r>
      <w:r w:rsidR="00C763E2">
        <w:rPr>
          <w:bCs/>
          <w:sz w:val="26"/>
          <w:szCs w:val="26"/>
          <w:lang w:val="es-ES"/>
        </w:rPr>
        <w:t xml:space="preserve">hệ thống </w:t>
      </w:r>
      <w:r w:rsidR="00EF29CF">
        <w:rPr>
          <w:bCs/>
          <w:sz w:val="26"/>
          <w:szCs w:val="26"/>
          <w:lang w:val="es-ES"/>
        </w:rPr>
        <w:t>Trợ Lý Ảo</w:t>
      </w:r>
      <w:r w:rsidR="00C763E2">
        <w:rPr>
          <w:bCs/>
          <w:sz w:val="26"/>
          <w:szCs w:val="26"/>
          <w:lang w:val="es-ES"/>
        </w:rPr>
        <w:t xml:space="preserve"> cũng</w:t>
      </w:r>
      <w:r w:rsidR="00076D47">
        <w:rPr>
          <w:bCs/>
          <w:sz w:val="26"/>
          <w:szCs w:val="26"/>
          <w:lang w:val="es-ES"/>
        </w:rPr>
        <w:t xml:space="preserve"> </w:t>
      </w:r>
      <w:r w:rsidR="00263E4D">
        <w:rPr>
          <w:bCs/>
          <w:sz w:val="26"/>
          <w:szCs w:val="26"/>
          <w:lang w:val="es-ES"/>
        </w:rPr>
        <w:t>góp phần</w:t>
      </w:r>
      <w:r w:rsidR="00C763E2">
        <w:rPr>
          <w:bCs/>
          <w:sz w:val="26"/>
          <w:szCs w:val="26"/>
          <w:lang w:val="es-ES"/>
        </w:rPr>
        <w:t xml:space="preserve"> nhỏ</w:t>
      </w:r>
      <w:r w:rsidR="00263E4D">
        <w:rPr>
          <w:bCs/>
          <w:sz w:val="26"/>
          <w:szCs w:val="26"/>
          <w:lang w:val="es-ES"/>
        </w:rPr>
        <w:t xml:space="preserve"> vào sự phát triển truyền thông internet của nước ta hiện nay.</w:t>
      </w:r>
    </w:p>
    <w:p w14:paraId="31188411" w14:textId="74D4D6E5" w:rsidR="00FD7807" w:rsidRPr="00151957" w:rsidRDefault="00C45652" w:rsidP="00707D83">
      <w:pPr>
        <w:pStyle w:val="Heading2"/>
        <w:spacing w:before="140" w:line="288" w:lineRule="auto"/>
        <w:rPr>
          <w:sz w:val="26"/>
          <w:szCs w:val="26"/>
          <w:lang w:val="es-ES"/>
        </w:rPr>
      </w:pPr>
      <w:bookmarkStart w:id="15" w:name="_Toc479692670"/>
      <w:bookmarkStart w:id="16" w:name="_Toc479696549"/>
      <w:bookmarkStart w:id="17" w:name="_Toc479696636"/>
      <w:bookmarkStart w:id="18" w:name="_Toc481681289"/>
      <w:bookmarkStart w:id="19" w:name="_Toc482441498"/>
      <w:r w:rsidRPr="00A03B6C">
        <w:rPr>
          <w:bCs w:val="0"/>
          <w:sz w:val="26"/>
          <w:szCs w:val="26"/>
          <w:lang w:val="es-ES"/>
        </w:rPr>
        <w:t xml:space="preserve">2. </w:t>
      </w:r>
      <w:bookmarkStart w:id="20" w:name="_Toc471898020"/>
      <w:r w:rsidRPr="00A03B6C">
        <w:rPr>
          <w:bCs w:val="0"/>
          <w:sz w:val="26"/>
          <w:szCs w:val="26"/>
          <w:lang w:val="es-ES"/>
        </w:rPr>
        <w:t>Lịch sử giải quyết vấn đề</w:t>
      </w:r>
      <w:bookmarkEnd w:id="15"/>
      <w:bookmarkEnd w:id="16"/>
      <w:bookmarkEnd w:id="17"/>
      <w:bookmarkEnd w:id="18"/>
      <w:bookmarkEnd w:id="19"/>
      <w:bookmarkEnd w:id="20"/>
    </w:p>
    <w:p w14:paraId="148F4FD4" w14:textId="4A45DD3E" w:rsidR="00DD6A4C" w:rsidRPr="00A03B6C" w:rsidRDefault="00503B04" w:rsidP="009B43FD">
      <w:pPr>
        <w:spacing w:line="276" w:lineRule="auto"/>
        <w:ind w:firstLine="567"/>
        <w:rPr>
          <w:sz w:val="26"/>
          <w:szCs w:val="26"/>
          <w:lang w:val="vi-VN"/>
        </w:rPr>
      </w:pPr>
      <w:r>
        <w:rPr>
          <w:sz w:val="26"/>
          <w:szCs w:val="26"/>
          <w:lang w:val="vi-VN"/>
        </w:rPr>
        <w:t>Trên thực tế,</w:t>
      </w:r>
      <w:r w:rsidR="004F2D5C" w:rsidRPr="00A03B6C">
        <w:rPr>
          <w:sz w:val="26"/>
          <w:szCs w:val="26"/>
          <w:lang w:val="vi-VN"/>
        </w:rPr>
        <w:t xml:space="preserve"> ứng dụng công nghệ thông tin để xây dựng </w:t>
      </w:r>
      <w:r w:rsidR="0057264D" w:rsidRPr="00A03B6C">
        <w:rPr>
          <w:sz w:val="26"/>
          <w:szCs w:val="26"/>
          <w:lang w:val="vi-VN"/>
        </w:rPr>
        <w:t xml:space="preserve">một hệ thống trợ lý ảo đã có </w:t>
      </w:r>
      <w:r w:rsidR="00B47AB6" w:rsidRPr="0041633B">
        <w:rPr>
          <w:sz w:val="26"/>
          <w:szCs w:val="26"/>
          <w:lang w:val="vi-VN"/>
        </w:rPr>
        <w:t xml:space="preserve">rất </w:t>
      </w:r>
      <w:r w:rsidR="0057264D" w:rsidRPr="00A03B6C">
        <w:rPr>
          <w:sz w:val="26"/>
          <w:szCs w:val="26"/>
          <w:lang w:val="vi-VN"/>
        </w:rPr>
        <w:t xml:space="preserve">nhiều. Các hệ thống trợ lý ảo trên điện thoại, máy tính giúp người dùng dễ dàng </w:t>
      </w:r>
      <w:r w:rsidRPr="00503B04">
        <w:rPr>
          <w:sz w:val="26"/>
          <w:szCs w:val="26"/>
          <w:lang w:val="vi-VN"/>
        </w:rPr>
        <w:t xml:space="preserve">thao tác, </w:t>
      </w:r>
      <w:r w:rsidR="0057264D" w:rsidRPr="00A03B6C">
        <w:rPr>
          <w:sz w:val="26"/>
          <w:szCs w:val="26"/>
          <w:lang w:val="vi-VN"/>
        </w:rPr>
        <w:t>sử dụn</w:t>
      </w:r>
      <w:r>
        <w:rPr>
          <w:sz w:val="26"/>
          <w:szCs w:val="26"/>
          <w:lang w:val="vi-VN"/>
        </w:rPr>
        <w:t>g các chức năng của hệ thống</w:t>
      </w:r>
      <w:r w:rsidR="0057264D" w:rsidRPr="00A03B6C">
        <w:rPr>
          <w:sz w:val="26"/>
          <w:szCs w:val="26"/>
          <w:lang w:val="vi-VN"/>
        </w:rPr>
        <w:t>. Ngoài ra trong lĩnh vực an ninh mạng, các lập trình viên cũng xây dựng các hệ thống</w:t>
      </w:r>
      <w:del w:id="21" w:author="Trần Nguyễn Minh Thư" w:date="2017-05-09T15:54:00Z">
        <w:r w:rsidR="0057264D" w:rsidRPr="00A03B6C" w:rsidDel="00925120">
          <w:rPr>
            <w:sz w:val="26"/>
            <w:szCs w:val="26"/>
            <w:lang w:val="vi-VN"/>
          </w:rPr>
          <w:delText xml:space="preserve"> </w:delText>
        </w:r>
      </w:del>
      <w:r w:rsidR="0057264D" w:rsidRPr="00A03B6C">
        <w:rPr>
          <w:sz w:val="26"/>
          <w:szCs w:val="26"/>
          <w:lang w:val="vi-VN"/>
        </w:rPr>
        <w:t xml:space="preserve"> trợ lý để phát hiện những thông tin nhạy cảm, thông tin về chính trị, quân sự nhằm quản lý phòng chống tội phạm công nghệ cao cũng như các thành phần xấu.</w:t>
      </w:r>
    </w:p>
    <w:p w14:paraId="18F3033E" w14:textId="38B210A4" w:rsidR="00076D47" w:rsidRDefault="00DD6A4C" w:rsidP="00076D47">
      <w:pPr>
        <w:spacing w:line="276" w:lineRule="auto"/>
        <w:ind w:firstLine="567"/>
        <w:rPr>
          <w:sz w:val="26"/>
          <w:szCs w:val="26"/>
          <w:lang w:val="vi-VN"/>
        </w:rPr>
      </w:pPr>
      <w:r w:rsidRPr="00A03B6C">
        <w:rPr>
          <w:sz w:val="26"/>
          <w:szCs w:val="26"/>
          <w:lang w:val="vi-VN"/>
        </w:rPr>
        <w:t xml:space="preserve">Đối với việc theo dõi tin tức cập nhật thông tin cho các đối tượng người dùng đã có một </w:t>
      </w:r>
      <w:r w:rsidR="00E22C2F" w:rsidRPr="00E22C2F">
        <w:rPr>
          <w:sz w:val="26"/>
          <w:szCs w:val="26"/>
          <w:lang w:val="vi-VN"/>
        </w:rPr>
        <w:t>số</w:t>
      </w:r>
      <w:r w:rsidRPr="00A03B6C">
        <w:rPr>
          <w:sz w:val="26"/>
          <w:szCs w:val="26"/>
          <w:lang w:val="vi-VN"/>
        </w:rPr>
        <w:t xml:space="preserve"> </w:t>
      </w:r>
      <w:r w:rsidR="00017C39">
        <w:rPr>
          <w:bCs/>
          <w:sz w:val="26"/>
          <w:szCs w:val="26"/>
          <w:lang w:val="es-ES"/>
        </w:rPr>
        <w:t>trang web</w:t>
      </w:r>
      <w:r w:rsidR="00017C39" w:rsidRPr="00265592">
        <w:rPr>
          <w:bCs/>
          <w:sz w:val="26"/>
          <w:szCs w:val="26"/>
          <w:lang w:val="es-ES"/>
        </w:rPr>
        <w:t xml:space="preserve"> </w:t>
      </w:r>
      <w:r w:rsidRPr="00A03B6C">
        <w:rPr>
          <w:sz w:val="26"/>
          <w:szCs w:val="26"/>
          <w:lang w:val="vi-VN"/>
        </w:rPr>
        <w:t>thực hiện</w:t>
      </w:r>
      <w:r w:rsidR="00513181" w:rsidRPr="00513181">
        <w:rPr>
          <w:sz w:val="26"/>
          <w:szCs w:val="26"/>
          <w:lang w:val="vi-VN"/>
        </w:rPr>
        <w:t>. Ví</w:t>
      </w:r>
      <w:r w:rsidR="00513181" w:rsidRPr="00605A73">
        <w:rPr>
          <w:sz w:val="26"/>
          <w:szCs w:val="26"/>
          <w:lang w:val="vi-VN"/>
        </w:rPr>
        <w:t xml:space="preserve"> dụ như trang</w:t>
      </w:r>
      <w:r w:rsidR="001F72A1">
        <w:rPr>
          <w:sz w:val="26"/>
          <w:szCs w:val="26"/>
          <w:lang w:val="vi-VN"/>
        </w:rPr>
        <w:t xml:space="preserve"> </w:t>
      </w:r>
      <w:r w:rsidR="001F72A1" w:rsidRPr="001F72A1">
        <w:rPr>
          <w:sz w:val="26"/>
          <w:szCs w:val="26"/>
          <w:lang w:val="vi-VN"/>
        </w:rPr>
        <w:t xml:space="preserve">web thư </w:t>
      </w:r>
      <w:r w:rsidR="00267383">
        <w:rPr>
          <w:sz w:val="26"/>
          <w:szCs w:val="26"/>
          <w:lang w:val="vi-VN"/>
        </w:rPr>
        <w:t>viện pháp luật cho phép người dù</w:t>
      </w:r>
      <w:r w:rsidR="001F72A1" w:rsidRPr="001F72A1">
        <w:rPr>
          <w:sz w:val="26"/>
          <w:szCs w:val="26"/>
          <w:lang w:val="vi-VN"/>
        </w:rPr>
        <w:t xml:space="preserve">ng xem các văn bản pháp luật mới nhất trên hệ thống. Tuy nhiên, để được hỗ trợ nhận email những văn bản mới hàng tuần thì người </w:t>
      </w:r>
      <w:r w:rsidR="001F72A1">
        <w:rPr>
          <w:sz w:val="26"/>
          <w:szCs w:val="26"/>
          <w:lang w:val="vi-VN"/>
        </w:rPr>
        <w:t>dù</w:t>
      </w:r>
      <w:r w:rsidR="001F72A1" w:rsidRPr="001F72A1">
        <w:rPr>
          <w:sz w:val="26"/>
          <w:szCs w:val="26"/>
          <w:lang w:val="vi-VN"/>
        </w:rPr>
        <w:t>ng phải đăng ký thành viên và trả một khoản phí tùy theo mức độ.</w:t>
      </w:r>
      <w:r w:rsidR="00076D47" w:rsidRPr="00076D47">
        <w:rPr>
          <w:sz w:val="26"/>
          <w:szCs w:val="26"/>
          <w:lang w:val="vi-VN"/>
        </w:rPr>
        <w:t>Ngoài ra t</w:t>
      </w:r>
      <w:r w:rsidR="001F72A1" w:rsidRPr="001F72A1">
        <w:rPr>
          <w:sz w:val="26"/>
          <w:szCs w:val="26"/>
          <w:lang w:val="vi-VN"/>
        </w:rPr>
        <w:t xml:space="preserve">rang web còn hỗ trợ người </w:t>
      </w:r>
      <w:r w:rsidR="001F72A1">
        <w:rPr>
          <w:sz w:val="26"/>
          <w:szCs w:val="26"/>
          <w:lang w:val="vi-VN"/>
        </w:rPr>
        <w:t>dù</w:t>
      </w:r>
      <w:r w:rsidR="001F72A1" w:rsidRPr="001F72A1">
        <w:rPr>
          <w:sz w:val="26"/>
          <w:szCs w:val="26"/>
          <w:lang w:val="vi-VN"/>
        </w:rPr>
        <w:t>ng thông qua việc gửi email văn bản pháp luật theo</w:t>
      </w:r>
      <w:r w:rsidR="001F72A1">
        <w:rPr>
          <w:sz w:val="26"/>
          <w:szCs w:val="26"/>
          <w:lang w:val="vi-VN"/>
        </w:rPr>
        <w:t xml:space="preserve"> các ng</w:t>
      </w:r>
      <w:r w:rsidR="00076D47">
        <w:rPr>
          <w:sz w:val="26"/>
          <w:szCs w:val="26"/>
          <w:lang w:val="vi-VN"/>
        </w:rPr>
        <w:t>ành luật mà người dùng quan tâm.</w:t>
      </w:r>
    </w:p>
    <w:p w14:paraId="206334F6" w14:textId="77777777" w:rsidR="00076D47" w:rsidRPr="00076D47" w:rsidRDefault="00076D47" w:rsidP="00076D47">
      <w:pPr>
        <w:spacing w:line="276" w:lineRule="auto"/>
        <w:ind w:firstLine="567"/>
        <w:rPr>
          <w:sz w:val="26"/>
          <w:szCs w:val="26"/>
          <w:lang w:val="vi-VN"/>
        </w:rPr>
      </w:pPr>
    </w:p>
    <w:p w14:paraId="107438EC" w14:textId="6E25ECF6" w:rsidR="00A47060" w:rsidRDefault="00076D47" w:rsidP="009B43FD">
      <w:pPr>
        <w:spacing w:line="276" w:lineRule="auto"/>
        <w:ind w:firstLine="567"/>
        <w:rPr>
          <w:color w:val="4F81BD" w:themeColor="accent1"/>
          <w:sz w:val="26"/>
          <w:szCs w:val="26"/>
          <w:lang w:val="vi-VN"/>
        </w:rPr>
      </w:pPr>
      <w:r w:rsidRPr="00076D47">
        <w:rPr>
          <w:sz w:val="26"/>
          <w:szCs w:val="26"/>
          <w:lang w:val="vi-VN"/>
        </w:rPr>
        <w:t xml:space="preserve">Dưới đây là hình ảnh của trang web thư viện pháp luật tại địa chỉ: </w:t>
      </w:r>
      <w:hyperlink r:id="rId11" w:history="1">
        <w:r w:rsidR="00A47060" w:rsidRPr="00C33B2F">
          <w:rPr>
            <w:rStyle w:val="Hyperlink"/>
            <w:sz w:val="26"/>
            <w:szCs w:val="26"/>
            <w:lang w:val="vi-VN"/>
          </w:rPr>
          <w:t>https://thuvienphapluat.vn/</w:t>
        </w:r>
      </w:hyperlink>
    </w:p>
    <w:p w14:paraId="17BAAF12" w14:textId="7389E55E" w:rsidR="00A47060" w:rsidRDefault="00482675" w:rsidP="009B43FD">
      <w:pPr>
        <w:spacing w:line="276" w:lineRule="auto"/>
        <w:ind w:firstLine="567"/>
        <w:rPr>
          <w:color w:val="4F81BD" w:themeColor="accent1"/>
          <w:sz w:val="26"/>
          <w:szCs w:val="26"/>
          <w:lang w:val="vi-VN"/>
        </w:rPr>
      </w:pPr>
      <w:r>
        <w:rPr>
          <w:color w:val="4F81BD" w:themeColor="accent1"/>
          <w:sz w:val="26"/>
          <w:szCs w:val="26"/>
          <w:lang w:val="vi-VN"/>
        </w:rPr>
        <w:pict w14:anchorId="1BFE6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318.75pt">
            <v:imagedata r:id="rId12" o:title="ngdung"/>
          </v:shape>
        </w:pict>
      </w:r>
    </w:p>
    <w:p w14:paraId="2301FAF4" w14:textId="428F05A5" w:rsidR="00DE7B14" w:rsidRPr="006A7383" w:rsidRDefault="00DE7B14" w:rsidP="006A7383">
      <w:pPr>
        <w:pStyle w:val="Caption"/>
        <w:rPr>
          <w:lang w:val="vi-VN"/>
        </w:rPr>
      </w:pPr>
      <w:r w:rsidRPr="00DE7B14">
        <w:rPr>
          <w:lang w:val="vi-VN"/>
        </w:rPr>
        <w:t xml:space="preserve"> </w:t>
      </w:r>
      <w:r>
        <w:rPr>
          <w:lang w:val="vi-VN"/>
        </w:rPr>
        <w:t xml:space="preserve">              </w:t>
      </w:r>
      <w:r w:rsidRPr="00DE7B14">
        <w:rPr>
          <w:rFonts w:ascii="Times New Roman" w:hAnsi="Times New Roman" w:cs="Times New Roman"/>
          <w:lang w:val="vi-VN"/>
        </w:rPr>
        <w:t xml:space="preserve">            </w:t>
      </w:r>
      <w:r w:rsidRPr="006A7383">
        <w:rPr>
          <w:rFonts w:ascii="Times New Roman" w:hAnsi="Times New Roman" w:cs="Times New Roman"/>
          <w:lang w:val="vi-VN"/>
        </w:rPr>
        <w:t xml:space="preserve">  </w:t>
      </w:r>
      <w:bookmarkStart w:id="22" w:name="_Toc482375692"/>
      <w:bookmarkStart w:id="23" w:name="_Toc482377638"/>
      <w:bookmarkStart w:id="24" w:name="_Toc482441573"/>
      <w:r w:rsidRPr="006A7383">
        <w:rPr>
          <w:rFonts w:ascii="Times New Roman" w:hAnsi="Times New Roman" w:cs="Times New Roman"/>
          <w:lang w:val="vi-VN"/>
        </w:rPr>
        <w:t xml:space="preserve">Hình </w:t>
      </w:r>
      <w:r w:rsidRPr="006A7383">
        <w:rPr>
          <w:rFonts w:ascii="Times New Roman" w:hAnsi="Times New Roman" w:cs="Times New Roman"/>
        </w:rPr>
        <w:fldChar w:fldCharType="begin"/>
      </w:r>
      <w:r w:rsidRPr="006A7383">
        <w:rPr>
          <w:rFonts w:ascii="Times New Roman" w:hAnsi="Times New Roman" w:cs="Times New Roman"/>
          <w:lang w:val="vi-VN"/>
        </w:rPr>
        <w:instrText xml:space="preserve"> SEQ Hình \* ARABIC </w:instrText>
      </w:r>
      <w:r w:rsidRPr="006A7383">
        <w:rPr>
          <w:rFonts w:ascii="Times New Roman" w:hAnsi="Times New Roman" w:cs="Times New Roman"/>
        </w:rPr>
        <w:fldChar w:fldCharType="separate"/>
      </w:r>
      <w:r w:rsidR="00480C89">
        <w:rPr>
          <w:rFonts w:ascii="Times New Roman" w:hAnsi="Times New Roman" w:cs="Times New Roman"/>
          <w:noProof/>
          <w:lang w:val="vi-VN"/>
        </w:rPr>
        <w:t>1</w:t>
      </w:r>
      <w:r w:rsidRPr="006A7383">
        <w:rPr>
          <w:rFonts w:ascii="Times New Roman" w:hAnsi="Times New Roman" w:cs="Times New Roman"/>
        </w:rPr>
        <w:fldChar w:fldCharType="end"/>
      </w:r>
      <w:r w:rsidRPr="006A7383">
        <w:rPr>
          <w:rFonts w:ascii="Times New Roman" w:hAnsi="Times New Roman" w:cs="Times New Roman"/>
          <w:lang w:val="vi-VN"/>
        </w:rPr>
        <w:t xml:space="preserve">: </w:t>
      </w:r>
      <w:r w:rsidRPr="006A7383">
        <w:rPr>
          <w:rFonts w:ascii="Times New Roman" w:hAnsi="Times New Roman" w:cs="Times New Roman"/>
          <w:sz w:val="26"/>
          <w:szCs w:val="26"/>
          <w:lang w:val="vi-VN"/>
        </w:rPr>
        <w:t>Giới thiệu về trang web thư viện pháp luật</w:t>
      </w:r>
      <w:bookmarkEnd w:id="22"/>
      <w:bookmarkEnd w:id="23"/>
      <w:bookmarkEnd w:id="24"/>
    </w:p>
    <w:p w14:paraId="3720799D" w14:textId="39B1F513" w:rsidR="00A47060" w:rsidRDefault="00436264" w:rsidP="009B43FD">
      <w:pPr>
        <w:spacing w:line="276" w:lineRule="auto"/>
        <w:ind w:firstLine="567"/>
        <w:rPr>
          <w:color w:val="4F81BD" w:themeColor="accent1"/>
          <w:sz w:val="26"/>
          <w:szCs w:val="26"/>
          <w:lang w:val="vi-VN"/>
        </w:rPr>
      </w:pPr>
      <w:r w:rsidRPr="00436264">
        <w:rPr>
          <w:sz w:val="26"/>
          <w:szCs w:val="26"/>
          <w:lang w:val="vi-VN"/>
        </w:rPr>
        <w:t xml:space="preserve">Người </w:t>
      </w:r>
      <w:r>
        <w:rPr>
          <w:sz w:val="26"/>
          <w:szCs w:val="26"/>
          <w:lang w:val="vi-VN"/>
        </w:rPr>
        <w:t>dù</w:t>
      </w:r>
      <w:r w:rsidRPr="00436264">
        <w:rPr>
          <w:sz w:val="26"/>
          <w:szCs w:val="26"/>
          <w:lang w:val="vi-VN"/>
        </w:rPr>
        <w:t>ng mới đăng ký có thể sử dụng một số tính năng cơ bản của trang web như xem văn bản pháp</w:t>
      </w:r>
      <w:r w:rsidR="00114247">
        <w:rPr>
          <w:sz w:val="26"/>
          <w:szCs w:val="26"/>
          <w:lang w:val="vi-VN"/>
        </w:rPr>
        <w:t xml:space="preserve"> luật mới, xem công văn mới.</w:t>
      </w:r>
      <w:r w:rsidR="00114247" w:rsidRPr="00114247">
        <w:rPr>
          <w:sz w:val="26"/>
          <w:szCs w:val="26"/>
          <w:lang w:val="vi-VN"/>
        </w:rPr>
        <w:t xml:space="preserve"> </w:t>
      </w:r>
      <w:r w:rsidR="00114247">
        <w:rPr>
          <w:sz w:val="26"/>
          <w:szCs w:val="26"/>
          <w:lang w:val="vi-VN"/>
        </w:rPr>
        <w:t>N</w:t>
      </w:r>
      <w:r w:rsidRPr="00436264">
        <w:rPr>
          <w:sz w:val="26"/>
          <w:szCs w:val="26"/>
          <w:lang w:val="vi-VN"/>
        </w:rPr>
        <w:t xml:space="preserve">ếu </w:t>
      </w:r>
      <w:r w:rsidR="00114247" w:rsidRPr="00114247">
        <w:rPr>
          <w:sz w:val="26"/>
          <w:szCs w:val="26"/>
          <w:lang w:val="vi-VN"/>
        </w:rPr>
        <w:t xml:space="preserve">người </w:t>
      </w:r>
      <w:r w:rsidR="00114247">
        <w:rPr>
          <w:sz w:val="26"/>
          <w:szCs w:val="26"/>
          <w:lang w:val="vi-VN"/>
        </w:rPr>
        <w:t>dùng</w:t>
      </w:r>
      <w:r w:rsidR="00114247" w:rsidRPr="00114247">
        <w:rPr>
          <w:sz w:val="26"/>
          <w:szCs w:val="26"/>
          <w:lang w:val="vi-VN"/>
        </w:rPr>
        <w:t xml:space="preserve"> </w:t>
      </w:r>
      <w:r w:rsidRPr="00436264">
        <w:rPr>
          <w:sz w:val="26"/>
          <w:szCs w:val="26"/>
          <w:lang w:val="vi-VN"/>
        </w:rPr>
        <w:t xml:space="preserve">muốn nhận email các văn bản pháp luật từ hệ thống </w:t>
      </w:r>
      <w:r>
        <w:rPr>
          <w:sz w:val="26"/>
          <w:szCs w:val="26"/>
          <w:lang w:val="vi-VN"/>
        </w:rPr>
        <w:t>và</w:t>
      </w:r>
      <w:r w:rsidR="00114247" w:rsidRPr="00114247">
        <w:rPr>
          <w:sz w:val="26"/>
          <w:szCs w:val="26"/>
          <w:lang w:val="vi-VN"/>
        </w:rPr>
        <w:t xml:space="preserve"> sử dụng</w:t>
      </w:r>
      <w:r>
        <w:rPr>
          <w:sz w:val="26"/>
          <w:szCs w:val="26"/>
          <w:lang w:val="vi-VN"/>
        </w:rPr>
        <w:t xml:space="preserve"> các tính năng cao </w:t>
      </w:r>
      <w:r w:rsidRPr="00436264">
        <w:rPr>
          <w:sz w:val="26"/>
          <w:szCs w:val="26"/>
          <w:lang w:val="vi-VN"/>
        </w:rPr>
        <w:t>cấp đòi hỏi người dùng nâng cấp tài khoản bằng cách trả phí.</w:t>
      </w:r>
    </w:p>
    <w:p w14:paraId="58F62EB6" w14:textId="31469400" w:rsidR="00DD6A4C" w:rsidRPr="00A03B6C" w:rsidRDefault="007816E1" w:rsidP="009B43FD">
      <w:pPr>
        <w:spacing w:line="276" w:lineRule="auto"/>
        <w:ind w:firstLine="567"/>
        <w:rPr>
          <w:sz w:val="26"/>
          <w:szCs w:val="26"/>
          <w:lang w:val="vi-VN"/>
        </w:rPr>
      </w:pPr>
      <w:r w:rsidRPr="007816E1">
        <w:rPr>
          <w:sz w:val="26"/>
          <w:szCs w:val="26"/>
          <w:lang w:val="vi-VN"/>
        </w:rPr>
        <w:t xml:space="preserve">Tương tự như hệ thống văn bản pháp luật, đề tài này </w:t>
      </w:r>
      <w:r w:rsidR="00841DD4" w:rsidRPr="00A03B6C">
        <w:rPr>
          <w:sz w:val="26"/>
          <w:szCs w:val="26"/>
          <w:lang w:val="vi-VN"/>
        </w:rPr>
        <w:t xml:space="preserve">xây dựng một hệ thống trợ lý giúp người dùng theo dõi thông tin các gói thầu </w:t>
      </w:r>
      <w:r w:rsidR="0006159E" w:rsidRPr="0006159E">
        <w:rPr>
          <w:sz w:val="26"/>
          <w:szCs w:val="26"/>
          <w:lang w:val="vi-VN"/>
        </w:rPr>
        <w:t xml:space="preserve">mới nhanh và chính xác nhất. Ngoài ra hệ thống còn cung cấp thêm chức năng gửi email các gói thầu </w:t>
      </w:r>
      <w:r w:rsidR="00841DD4" w:rsidRPr="00A03B6C">
        <w:rPr>
          <w:sz w:val="26"/>
          <w:szCs w:val="26"/>
          <w:lang w:val="vi-VN"/>
        </w:rPr>
        <w:t xml:space="preserve">liên quan đến lĩnh vực mà họ quan tâm. </w:t>
      </w:r>
    </w:p>
    <w:p w14:paraId="776AECE2" w14:textId="77777777" w:rsidR="00960B23" w:rsidRPr="00A03B6C" w:rsidRDefault="00C45652" w:rsidP="0095341F">
      <w:pPr>
        <w:pStyle w:val="Heading2"/>
        <w:spacing w:before="140" w:line="288" w:lineRule="auto"/>
        <w:rPr>
          <w:bCs w:val="0"/>
          <w:sz w:val="26"/>
          <w:szCs w:val="26"/>
          <w:lang w:val="es-ES"/>
        </w:rPr>
      </w:pPr>
      <w:bookmarkStart w:id="25" w:name="_Toc479692671"/>
      <w:bookmarkStart w:id="26" w:name="_Toc479696550"/>
      <w:bookmarkStart w:id="27" w:name="_Toc479696637"/>
      <w:bookmarkStart w:id="28" w:name="_Toc481681290"/>
      <w:bookmarkStart w:id="29" w:name="_Toc482441499"/>
      <w:r w:rsidRPr="00A03B6C">
        <w:rPr>
          <w:bCs w:val="0"/>
          <w:sz w:val="26"/>
          <w:szCs w:val="26"/>
          <w:lang w:val="es-ES"/>
        </w:rPr>
        <w:t>3</w:t>
      </w:r>
      <w:r w:rsidR="00A54266" w:rsidRPr="00A03B6C">
        <w:rPr>
          <w:bCs w:val="0"/>
          <w:sz w:val="26"/>
          <w:szCs w:val="26"/>
          <w:lang w:val="es-ES"/>
        </w:rPr>
        <w:t>.</w:t>
      </w:r>
      <w:r w:rsidR="00960B23" w:rsidRPr="00A03B6C">
        <w:rPr>
          <w:bCs w:val="0"/>
          <w:sz w:val="26"/>
          <w:szCs w:val="26"/>
          <w:lang w:val="es-ES"/>
        </w:rPr>
        <w:t xml:space="preserve"> </w:t>
      </w:r>
      <w:bookmarkStart w:id="30" w:name="_Toc471898021"/>
      <w:r w:rsidR="00960B23" w:rsidRPr="00A03B6C">
        <w:rPr>
          <w:bCs w:val="0"/>
          <w:sz w:val="26"/>
          <w:szCs w:val="26"/>
          <w:lang w:val="es-ES"/>
        </w:rPr>
        <w:t>Mục tiêu đề tài</w:t>
      </w:r>
      <w:bookmarkEnd w:id="25"/>
      <w:bookmarkEnd w:id="26"/>
      <w:bookmarkEnd w:id="27"/>
      <w:bookmarkEnd w:id="28"/>
      <w:bookmarkEnd w:id="29"/>
      <w:bookmarkEnd w:id="30"/>
    </w:p>
    <w:p w14:paraId="5C0E821A" w14:textId="7D843CDC" w:rsidR="008F34AC" w:rsidRDefault="0057264D" w:rsidP="009B43FD">
      <w:pPr>
        <w:spacing w:line="276" w:lineRule="auto"/>
        <w:ind w:firstLine="567"/>
        <w:rPr>
          <w:sz w:val="26"/>
          <w:szCs w:val="26"/>
          <w:lang w:val="es-ES"/>
        </w:rPr>
      </w:pPr>
      <w:r w:rsidRPr="00A03B6C">
        <w:rPr>
          <w:sz w:val="26"/>
          <w:szCs w:val="26"/>
          <w:lang w:val="es-ES"/>
        </w:rPr>
        <w:t xml:space="preserve">Mục tiêu của đề tài là xây dựng hệ thống </w:t>
      </w:r>
      <w:r w:rsidR="00EF29CF">
        <w:rPr>
          <w:sz w:val="26"/>
          <w:szCs w:val="26"/>
          <w:lang w:val="es-ES"/>
        </w:rPr>
        <w:t>Trợ Lý Ảo</w:t>
      </w:r>
      <w:r w:rsidRPr="00A03B6C">
        <w:rPr>
          <w:sz w:val="26"/>
          <w:szCs w:val="26"/>
          <w:lang w:val="es-ES"/>
        </w:rPr>
        <w:t xml:space="preserve"> phục vụ công tác đấu thầu thông qua các từ khóa mà người dùng cung cấp. Thông tin của gói thầu được lấy từ</w:t>
      </w:r>
      <w:r w:rsidR="00E2602F">
        <w:rPr>
          <w:sz w:val="26"/>
          <w:szCs w:val="26"/>
          <w:lang w:val="es-ES"/>
        </w:rPr>
        <w:t xml:space="preserve"> trang web Đấu thầu điện tử</w:t>
      </w:r>
      <w:r w:rsidR="007816E1">
        <w:rPr>
          <w:sz w:val="26"/>
          <w:szCs w:val="26"/>
          <w:lang w:val="es-ES"/>
        </w:rPr>
        <w:t xml:space="preserve"> của </w:t>
      </w:r>
      <w:r w:rsidR="00E578B1">
        <w:rPr>
          <w:sz w:val="26"/>
          <w:szCs w:val="26"/>
          <w:lang w:val="es-ES"/>
        </w:rPr>
        <w:t>Bộ Kế hoạch và Đầu tư</w:t>
      </w:r>
      <w:r w:rsidRPr="00A03B6C">
        <w:rPr>
          <w:sz w:val="26"/>
          <w:szCs w:val="26"/>
          <w:lang w:val="es-ES"/>
        </w:rPr>
        <w:t>.</w:t>
      </w:r>
      <w:r w:rsidR="00A9489A" w:rsidRPr="00A03B6C">
        <w:rPr>
          <w:sz w:val="26"/>
          <w:szCs w:val="26"/>
          <w:lang w:val="es-ES"/>
        </w:rPr>
        <w:t xml:space="preserve"> Thông tin gói thầu phù hợp sẽ được gửi tới người dùng qua email mỗi ngày.</w:t>
      </w:r>
      <w:r w:rsidR="00730C34" w:rsidRPr="00A03B6C">
        <w:rPr>
          <w:sz w:val="26"/>
          <w:szCs w:val="26"/>
          <w:lang w:val="es-ES"/>
        </w:rPr>
        <w:t xml:space="preserve"> Ngoài ra hệ thống sẽ c</w:t>
      </w:r>
      <w:r w:rsidR="00AC4A71" w:rsidRPr="00A03B6C">
        <w:rPr>
          <w:sz w:val="26"/>
          <w:szCs w:val="26"/>
          <w:lang w:val="es-ES"/>
        </w:rPr>
        <w:t xml:space="preserve">ung cấp một ứng dụng trên điện thoại để người dùng thuận tiện hơn trong việc </w:t>
      </w:r>
      <w:r w:rsidR="00073976" w:rsidRPr="00A03B6C">
        <w:rPr>
          <w:sz w:val="26"/>
          <w:szCs w:val="26"/>
          <w:lang w:val="es-ES"/>
        </w:rPr>
        <w:t>quản lý cũng như theo dõi thông tin các gói thầu một cách nhanh và hiệu quả nhất.</w:t>
      </w:r>
    </w:p>
    <w:p w14:paraId="19C8DBB3" w14:textId="1F5CB1CF" w:rsidR="00C72E3B" w:rsidRDefault="00482675" w:rsidP="00C72E3B">
      <w:pPr>
        <w:spacing w:line="276" w:lineRule="auto"/>
        <w:ind w:firstLine="567"/>
        <w:rPr>
          <w:sz w:val="26"/>
          <w:szCs w:val="26"/>
          <w:lang w:val="es-ES"/>
        </w:rPr>
      </w:pPr>
      <w:r>
        <w:rPr>
          <w:sz w:val="26"/>
          <w:szCs w:val="26"/>
          <w:lang w:val="es-ES"/>
        </w:rPr>
        <w:lastRenderedPageBreak/>
        <w:pict w14:anchorId="01F3B71C">
          <v:shape id="_x0000_i1026" type="#_x0000_t75" style="width:406.5pt;height:298.5pt">
            <v:imagedata r:id="rId13" o:title="dsdsd"/>
          </v:shape>
        </w:pict>
      </w:r>
      <w:bookmarkStart w:id="31" w:name="_Toc471898022"/>
      <w:bookmarkStart w:id="32" w:name="_Toc479692672"/>
      <w:bookmarkStart w:id="33" w:name="_Toc479696551"/>
      <w:bookmarkStart w:id="34" w:name="_Toc479696638"/>
      <w:bookmarkStart w:id="35" w:name="_Toc481681291"/>
    </w:p>
    <w:p w14:paraId="02D6B08F" w14:textId="069A1C0C" w:rsidR="00C72E3B" w:rsidRPr="009A0A4A" w:rsidRDefault="009A0A4A" w:rsidP="006A7383">
      <w:pPr>
        <w:pStyle w:val="Caption"/>
        <w:jc w:val="center"/>
        <w:rPr>
          <w:rFonts w:ascii="Times New Roman" w:hAnsi="Times New Roman" w:cs="Times New Roman"/>
          <w:lang w:val="es-ES"/>
        </w:rPr>
      </w:pPr>
      <w:bookmarkStart w:id="36" w:name="_Toc482375693"/>
      <w:bookmarkStart w:id="37" w:name="_Toc482377639"/>
      <w:bookmarkStart w:id="38" w:name="_Toc482441574"/>
      <w:r w:rsidRPr="009A0A4A">
        <w:rPr>
          <w:rFonts w:ascii="Times New Roman" w:hAnsi="Times New Roman" w:cs="Times New Roman"/>
          <w:lang w:val="es-ES"/>
        </w:rPr>
        <w:t xml:space="preserve">Hình </w:t>
      </w:r>
      <w:r w:rsidRPr="009A0A4A">
        <w:rPr>
          <w:rFonts w:ascii="Times New Roman" w:hAnsi="Times New Roman" w:cs="Times New Roman"/>
        </w:rPr>
        <w:fldChar w:fldCharType="begin"/>
      </w:r>
      <w:r w:rsidRPr="009A0A4A">
        <w:rPr>
          <w:rFonts w:ascii="Times New Roman" w:hAnsi="Times New Roman" w:cs="Times New Roman"/>
          <w:lang w:val="es-ES"/>
        </w:rPr>
        <w:instrText xml:space="preserve"> SEQ Hình \* ARABIC </w:instrText>
      </w:r>
      <w:r w:rsidRPr="009A0A4A">
        <w:rPr>
          <w:rFonts w:ascii="Times New Roman" w:hAnsi="Times New Roman" w:cs="Times New Roman"/>
        </w:rPr>
        <w:fldChar w:fldCharType="separate"/>
      </w:r>
      <w:r w:rsidR="00480C89">
        <w:rPr>
          <w:rFonts w:ascii="Times New Roman" w:hAnsi="Times New Roman" w:cs="Times New Roman"/>
          <w:noProof/>
          <w:lang w:val="es-ES"/>
        </w:rPr>
        <w:t>2</w:t>
      </w:r>
      <w:r w:rsidRPr="009A0A4A">
        <w:rPr>
          <w:rFonts w:ascii="Times New Roman" w:hAnsi="Times New Roman" w:cs="Times New Roman"/>
        </w:rPr>
        <w:fldChar w:fldCharType="end"/>
      </w:r>
      <w:r w:rsidRPr="00D742ED">
        <w:rPr>
          <w:rFonts w:ascii="Times New Roman" w:hAnsi="Times New Roman" w:cs="Times New Roman"/>
          <w:lang w:val="es-ES"/>
        </w:rPr>
        <w:t xml:space="preserve">: </w:t>
      </w:r>
      <w:r w:rsidR="00E2602F" w:rsidRPr="009A0A4A">
        <w:rPr>
          <w:rFonts w:ascii="Times New Roman" w:hAnsi="Times New Roman" w:cs="Times New Roman"/>
          <w:sz w:val="26"/>
          <w:szCs w:val="26"/>
          <w:lang w:val="es-ES"/>
        </w:rPr>
        <w:t>Trang web Đấu thầu điện tử</w:t>
      </w:r>
      <w:r w:rsidR="00C72E3B" w:rsidRPr="009A0A4A">
        <w:rPr>
          <w:rFonts w:ascii="Times New Roman" w:hAnsi="Times New Roman" w:cs="Times New Roman"/>
          <w:sz w:val="26"/>
          <w:szCs w:val="26"/>
          <w:lang w:val="es-ES"/>
        </w:rPr>
        <w:t xml:space="preserve"> của </w:t>
      </w:r>
      <w:r w:rsidR="00E578B1" w:rsidRPr="009A0A4A">
        <w:rPr>
          <w:rFonts w:ascii="Times New Roman" w:hAnsi="Times New Roman" w:cs="Times New Roman"/>
          <w:lang w:val="es-ES"/>
        </w:rPr>
        <w:t>Bộ Kế hoạch và Đầu tư</w:t>
      </w:r>
      <w:bookmarkEnd w:id="36"/>
      <w:bookmarkEnd w:id="37"/>
      <w:bookmarkEnd w:id="38"/>
    </w:p>
    <w:p w14:paraId="33A1FDC8" w14:textId="4EFB4D14" w:rsidR="00C07936" w:rsidRPr="00A03B6C" w:rsidRDefault="00C45652" w:rsidP="0095341F">
      <w:pPr>
        <w:pStyle w:val="Heading2"/>
        <w:spacing w:before="140" w:line="288" w:lineRule="auto"/>
        <w:rPr>
          <w:bCs w:val="0"/>
          <w:sz w:val="26"/>
          <w:szCs w:val="26"/>
          <w:lang w:val="es-ES"/>
        </w:rPr>
      </w:pPr>
      <w:bookmarkStart w:id="39" w:name="_Toc482441500"/>
      <w:r w:rsidRPr="00A03B6C">
        <w:rPr>
          <w:bCs w:val="0"/>
          <w:sz w:val="26"/>
          <w:szCs w:val="26"/>
          <w:lang w:val="es-ES"/>
        </w:rPr>
        <w:t>4</w:t>
      </w:r>
      <w:r w:rsidR="00814234" w:rsidRPr="00A03B6C">
        <w:rPr>
          <w:bCs w:val="0"/>
          <w:sz w:val="26"/>
          <w:szCs w:val="26"/>
          <w:lang w:val="es-ES"/>
        </w:rPr>
        <w:t>.</w:t>
      </w:r>
      <w:r w:rsidR="00CA6823" w:rsidRPr="00A03B6C">
        <w:rPr>
          <w:bCs w:val="0"/>
          <w:sz w:val="26"/>
          <w:szCs w:val="26"/>
          <w:lang w:val="es-ES"/>
        </w:rPr>
        <w:t xml:space="preserve"> Đối tượng và phạm vi nghiên cứu</w:t>
      </w:r>
      <w:bookmarkEnd w:id="31"/>
      <w:bookmarkEnd w:id="32"/>
      <w:bookmarkEnd w:id="33"/>
      <w:bookmarkEnd w:id="34"/>
      <w:bookmarkEnd w:id="35"/>
      <w:bookmarkEnd w:id="39"/>
    </w:p>
    <w:p w14:paraId="6891AF6E" w14:textId="640B860E" w:rsidR="000010C2" w:rsidRPr="00A03B6C" w:rsidRDefault="000010C2" w:rsidP="00AD2DAC">
      <w:pPr>
        <w:spacing w:before="140" w:line="276" w:lineRule="auto"/>
        <w:rPr>
          <w:bCs/>
          <w:sz w:val="26"/>
          <w:szCs w:val="26"/>
          <w:lang w:val="es-ES"/>
        </w:rPr>
      </w:pPr>
      <w:r w:rsidRPr="00A03B6C">
        <w:rPr>
          <w:bCs/>
          <w:sz w:val="26"/>
          <w:szCs w:val="26"/>
          <w:lang w:val="es-ES"/>
        </w:rPr>
        <w:t>Hệ thố</w:t>
      </w:r>
      <w:r w:rsidR="00503B04">
        <w:rPr>
          <w:bCs/>
          <w:sz w:val="26"/>
          <w:szCs w:val="26"/>
          <w:lang w:val="es-ES"/>
        </w:rPr>
        <w:t>ng được chia làm ba phương diện</w:t>
      </w:r>
      <w:r w:rsidRPr="00A03B6C">
        <w:rPr>
          <w:bCs/>
          <w:sz w:val="26"/>
          <w:szCs w:val="26"/>
          <w:lang w:val="es-ES"/>
        </w:rPr>
        <w:t>:</w:t>
      </w:r>
    </w:p>
    <w:p w14:paraId="3803FDA1" w14:textId="08F2ACCB" w:rsidR="008473F1" w:rsidRPr="00A03B6C" w:rsidRDefault="0081394D" w:rsidP="006F0998">
      <w:pPr>
        <w:spacing w:before="140" w:line="276" w:lineRule="auto"/>
        <w:ind w:firstLine="284"/>
        <w:rPr>
          <w:bCs/>
          <w:sz w:val="26"/>
          <w:szCs w:val="26"/>
          <w:lang w:val="es-ES"/>
        </w:rPr>
      </w:pPr>
      <w:r>
        <w:rPr>
          <w:bCs/>
          <w:sz w:val="26"/>
          <w:szCs w:val="26"/>
          <w:lang w:val="es-ES"/>
        </w:rPr>
        <w:t>-</w:t>
      </w:r>
      <w:r w:rsidR="0014304C">
        <w:rPr>
          <w:bCs/>
          <w:sz w:val="26"/>
          <w:szCs w:val="26"/>
          <w:lang w:val="es-ES"/>
        </w:rPr>
        <w:t xml:space="preserve"> </w:t>
      </w:r>
      <w:r>
        <w:rPr>
          <w:bCs/>
          <w:sz w:val="26"/>
          <w:szCs w:val="26"/>
          <w:lang w:val="es-ES"/>
        </w:rPr>
        <w:t xml:space="preserve">Phương diện </w:t>
      </w:r>
      <w:r w:rsidR="00B82384">
        <w:rPr>
          <w:bCs/>
          <w:sz w:val="26"/>
          <w:szCs w:val="26"/>
          <w:lang w:val="es-ES"/>
        </w:rPr>
        <w:t>người sử dụng</w:t>
      </w:r>
      <w:r w:rsidR="000010C2" w:rsidRPr="00A03B6C">
        <w:rPr>
          <w:bCs/>
          <w:sz w:val="26"/>
          <w:szCs w:val="26"/>
          <w:lang w:val="es-ES"/>
        </w:rPr>
        <w:t>: Đối tượng hệ thống hướng tới là người dùng</w:t>
      </w:r>
      <w:r w:rsidR="0084780D" w:rsidRPr="00A03B6C">
        <w:rPr>
          <w:bCs/>
          <w:sz w:val="26"/>
          <w:szCs w:val="26"/>
          <w:lang w:val="es-ES"/>
        </w:rPr>
        <w:t>.</w:t>
      </w:r>
      <w:r w:rsidR="000010C2" w:rsidRPr="00A03B6C">
        <w:rPr>
          <w:bCs/>
          <w:sz w:val="26"/>
          <w:szCs w:val="26"/>
          <w:lang w:val="es-ES"/>
        </w:rPr>
        <w:t xml:space="preserve"> Đ</w:t>
      </w:r>
      <w:r w:rsidR="00D65950" w:rsidRPr="00A03B6C">
        <w:rPr>
          <w:bCs/>
          <w:sz w:val="26"/>
          <w:szCs w:val="26"/>
          <w:lang w:val="es-ES"/>
        </w:rPr>
        <w:t>ây là đối tượng chính của hệ thống.</w:t>
      </w:r>
    </w:p>
    <w:p w14:paraId="0C25EE32" w14:textId="2EEC67B8" w:rsidR="00D65950" w:rsidRPr="00A03B6C" w:rsidRDefault="00D65950" w:rsidP="006F0998">
      <w:pPr>
        <w:spacing w:before="140" w:line="276" w:lineRule="auto"/>
        <w:ind w:firstLine="284"/>
        <w:rPr>
          <w:bCs/>
          <w:sz w:val="26"/>
          <w:szCs w:val="26"/>
          <w:lang w:val="es-ES"/>
        </w:rPr>
      </w:pPr>
      <w:r w:rsidRPr="00A03B6C">
        <w:rPr>
          <w:bCs/>
          <w:sz w:val="26"/>
          <w:szCs w:val="26"/>
          <w:lang w:val="es-ES"/>
        </w:rPr>
        <w:t xml:space="preserve">- Phương diện </w:t>
      </w:r>
      <w:r w:rsidR="00B82384">
        <w:rPr>
          <w:bCs/>
          <w:sz w:val="26"/>
          <w:szCs w:val="26"/>
          <w:lang w:val="es-ES"/>
        </w:rPr>
        <w:t>người quản trị</w:t>
      </w:r>
      <w:r w:rsidRPr="00A03B6C">
        <w:rPr>
          <w:bCs/>
          <w:sz w:val="26"/>
          <w:szCs w:val="26"/>
          <w:lang w:val="es-ES"/>
        </w:rPr>
        <w:t xml:space="preserve">: </w:t>
      </w:r>
      <w:r w:rsidR="006E49F2">
        <w:rPr>
          <w:bCs/>
          <w:sz w:val="26"/>
          <w:szCs w:val="26"/>
          <w:lang w:val="es-ES"/>
        </w:rPr>
        <w:t xml:space="preserve">Đối </w:t>
      </w:r>
      <w:r w:rsidRPr="00A03B6C">
        <w:rPr>
          <w:bCs/>
          <w:sz w:val="26"/>
          <w:szCs w:val="26"/>
          <w:lang w:val="es-ES"/>
        </w:rPr>
        <w:t>tượng hướng tới là người quản lý hệ thống, quản lý tài khoản người dùng.</w:t>
      </w:r>
    </w:p>
    <w:p w14:paraId="262FAC70" w14:textId="767DDED9" w:rsidR="00D65950" w:rsidRPr="00A03B6C" w:rsidRDefault="00E94D46" w:rsidP="006F0998">
      <w:pPr>
        <w:spacing w:before="140" w:line="276" w:lineRule="auto"/>
        <w:ind w:firstLine="284"/>
        <w:rPr>
          <w:bCs/>
          <w:sz w:val="26"/>
          <w:szCs w:val="26"/>
          <w:lang w:val="es-ES"/>
        </w:rPr>
      </w:pPr>
      <w:r>
        <w:rPr>
          <w:bCs/>
          <w:sz w:val="26"/>
          <w:szCs w:val="26"/>
          <w:lang w:val="es-ES"/>
        </w:rPr>
        <w:t>- Phương diện dịch vụ web</w:t>
      </w:r>
      <w:r w:rsidR="00B82384">
        <w:rPr>
          <w:bCs/>
          <w:sz w:val="26"/>
          <w:szCs w:val="26"/>
          <w:lang w:val="es-ES"/>
        </w:rPr>
        <w:t>:</w:t>
      </w:r>
      <w:r>
        <w:rPr>
          <w:bCs/>
          <w:sz w:val="26"/>
          <w:szCs w:val="26"/>
          <w:lang w:val="es-ES"/>
        </w:rPr>
        <w:t xml:space="preserve"> </w:t>
      </w:r>
      <w:r w:rsidR="00D65950" w:rsidRPr="00A03B6C">
        <w:rPr>
          <w:bCs/>
          <w:sz w:val="26"/>
          <w:szCs w:val="26"/>
          <w:lang w:val="es-ES"/>
        </w:rPr>
        <w:t xml:space="preserve">Đối tượng này cung cấp dữ liệu cho toàn bộ hệ thống. Gồm </w:t>
      </w:r>
      <w:r w:rsidR="00E22C2F">
        <w:rPr>
          <w:bCs/>
          <w:sz w:val="26"/>
          <w:szCs w:val="26"/>
          <w:lang w:val="es-ES"/>
        </w:rPr>
        <w:t>các</w:t>
      </w:r>
      <w:r w:rsidR="00D65950" w:rsidRPr="00A03B6C">
        <w:rPr>
          <w:bCs/>
          <w:sz w:val="26"/>
          <w:szCs w:val="26"/>
          <w:lang w:val="es-ES"/>
        </w:rPr>
        <w:t xml:space="preserve"> chức năng chính là:</w:t>
      </w:r>
    </w:p>
    <w:p w14:paraId="0DF707FA" w14:textId="2F7DC83C" w:rsidR="00D65950" w:rsidRPr="008A192A" w:rsidRDefault="00D65950" w:rsidP="00AD2DAC">
      <w:pPr>
        <w:spacing w:before="140" w:line="276" w:lineRule="auto"/>
        <w:ind w:firstLine="426"/>
        <w:rPr>
          <w:rStyle w:val="Hyperlink"/>
          <w:color w:val="auto"/>
          <w:shd w:val="clear" w:color="auto" w:fill="FFFFFF"/>
          <w:lang w:val="es-ES"/>
        </w:rPr>
      </w:pPr>
      <w:r w:rsidRPr="008A192A">
        <w:rPr>
          <w:bCs/>
          <w:sz w:val="26"/>
          <w:szCs w:val="26"/>
          <w:lang w:val="es-ES"/>
        </w:rPr>
        <w:t>+ Tự động lấy dữ liệu về gói thầu trên trang</w:t>
      </w:r>
      <w:r w:rsidR="00E2602F">
        <w:rPr>
          <w:bCs/>
          <w:sz w:val="26"/>
          <w:szCs w:val="26"/>
          <w:lang w:val="es-ES"/>
        </w:rPr>
        <w:t xml:space="preserve"> web Đấu thầu điện tử</w:t>
      </w:r>
      <w:r w:rsidR="008A192A" w:rsidRPr="008A192A">
        <w:rPr>
          <w:bCs/>
          <w:sz w:val="26"/>
          <w:szCs w:val="26"/>
          <w:lang w:val="es-ES"/>
        </w:rPr>
        <w:t xml:space="preserve"> của </w:t>
      </w:r>
      <w:r w:rsidR="00E578B1">
        <w:rPr>
          <w:bCs/>
          <w:sz w:val="26"/>
          <w:szCs w:val="26"/>
          <w:lang w:val="es-ES"/>
        </w:rPr>
        <w:t>Bộ Kế hoạch và Đầu tư</w:t>
      </w:r>
      <w:r w:rsidR="008A192A">
        <w:rPr>
          <w:bCs/>
          <w:sz w:val="26"/>
          <w:szCs w:val="26"/>
          <w:lang w:val="es-ES"/>
        </w:rPr>
        <w:t>.</w:t>
      </w:r>
      <w:r w:rsidR="00FC5592" w:rsidRPr="008A192A">
        <w:fldChar w:fldCharType="begin"/>
      </w:r>
      <w:r w:rsidR="00FC5592" w:rsidRPr="008A192A">
        <w:rPr>
          <w:lang w:val="es-ES"/>
          <w:rPrChange w:id="40" w:author="Windows User" w:date="2017-05-10T04:18:00Z">
            <w:rPr/>
          </w:rPrChange>
        </w:rPr>
        <w:instrText xml:space="preserve"> HYPERLINK "http://muasamcong@mpi.gov.vn" </w:instrText>
      </w:r>
      <w:r w:rsidR="00FC5592" w:rsidRPr="008A192A">
        <w:fldChar w:fldCharType="end"/>
      </w:r>
    </w:p>
    <w:p w14:paraId="58F9B9A4" w14:textId="77777777" w:rsidR="00D65950" w:rsidRPr="00A03B6C" w:rsidRDefault="00D65950" w:rsidP="00AD2DAC">
      <w:pPr>
        <w:spacing w:before="140" w:line="276" w:lineRule="auto"/>
        <w:ind w:firstLine="426"/>
        <w:rPr>
          <w:sz w:val="26"/>
          <w:szCs w:val="26"/>
          <w:shd w:val="clear" w:color="auto" w:fill="FFFFFF"/>
          <w:lang w:val="es-ES"/>
        </w:rPr>
      </w:pPr>
      <w:r w:rsidRPr="00A03B6C">
        <w:rPr>
          <w:shd w:val="clear" w:color="auto" w:fill="FFFFFF"/>
          <w:lang w:val="es-ES"/>
        </w:rPr>
        <w:t xml:space="preserve">+ </w:t>
      </w:r>
      <w:r w:rsidRPr="00A03B6C">
        <w:rPr>
          <w:sz w:val="26"/>
          <w:szCs w:val="26"/>
          <w:shd w:val="clear" w:color="auto" w:fill="FFFFFF"/>
          <w:lang w:val="es-ES"/>
        </w:rPr>
        <w:t>Tự động gửi email cho người dùng theo định kỳ.</w:t>
      </w:r>
    </w:p>
    <w:p w14:paraId="4864FF34" w14:textId="77777777" w:rsidR="00DA553B" w:rsidRPr="00A03B6C" w:rsidRDefault="00C45652" w:rsidP="00AD2DAC">
      <w:pPr>
        <w:pStyle w:val="Heading2"/>
        <w:spacing w:before="140" w:line="276" w:lineRule="auto"/>
        <w:rPr>
          <w:bCs w:val="0"/>
          <w:sz w:val="26"/>
          <w:szCs w:val="26"/>
          <w:lang w:val="es-ES"/>
        </w:rPr>
      </w:pPr>
      <w:bookmarkStart w:id="41" w:name="_Toc471898023"/>
      <w:bookmarkStart w:id="42" w:name="_Toc479692673"/>
      <w:bookmarkStart w:id="43" w:name="_Toc479696552"/>
      <w:bookmarkStart w:id="44" w:name="_Toc479696639"/>
      <w:bookmarkStart w:id="45" w:name="_Toc481681292"/>
      <w:bookmarkStart w:id="46" w:name="_Toc482441501"/>
      <w:r w:rsidRPr="00A03B6C">
        <w:rPr>
          <w:bCs w:val="0"/>
          <w:sz w:val="26"/>
          <w:szCs w:val="26"/>
          <w:lang w:val="es-ES"/>
        </w:rPr>
        <w:t>5</w:t>
      </w:r>
      <w:r w:rsidR="004B5C46" w:rsidRPr="00A03B6C">
        <w:rPr>
          <w:bCs w:val="0"/>
          <w:sz w:val="26"/>
          <w:szCs w:val="26"/>
          <w:lang w:val="es-ES"/>
        </w:rPr>
        <w:t>. Phương pháp nghiên cứu</w:t>
      </w:r>
      <w:bookmarkEnd w:id="41"/>
      <w:bookmarkEnd w:id="42"/>
      <w:bookmarkEnd w:id="43"/>
      <w:bookmarkEnd w:id="44"/>
      <w:bookmarkEnd w:id="45"/>
      <w:bookmarkEnd w:id="46"/>
    </w:p>
    <w:p w14:paraId="659F51EB" w14:textId="77777777" w:rsidR="00C15E54" w:rsidRPr="00A03B6C" w:rsidRDefault="008F34AC" w:rsidP="00AD2DAC">
      <w:pPr>
        <w:spacing w:before="140" w:line="276" w:lineRule="auto"/>
        <w:rPr>
          <w:bCs/>
          <w:sz w:val="26"/>
          <w:szCs w:val="26"/>
          <w:lang w:val="es-ES"/>
        </w:rPr>
      </w:pPr>
      <w:r w:rsidRPr="00A03B6C">
        <w:rPr>
          <w:bCs/>
          <w:sz w:val="26"/>
          <w:szCs w:val="26"/>
          <w:lang w:val="es-ES"/>
        </w:rPr>
        <w:t xml:space="preserve">    </w:t>
      </w:r>
      <w:r w:rsidR="00D65950" w:rsidRPr="00A03B6C">
        <w:rPr>
          <w:bCs/>
          <w:sz w:val="26"/>
          <w:szCs w:val="26"/>
          <w:lang w:val="es-ES"/>
        </w:rPr>
        <w:t xml:space="preserve">Phân tích yêu cầu: </w:t>
      </w:r>
    </w:p>
    <w:p w14:paraId="2C169105" w14:textId="24438EC5" w:rsidR="00D65950" w:rsidRPr="00A03B6C" w:rsidRDefault="00D65950" w:rsidP="00AD2DAC">
      <w:pPr>
        <w:pStyle w:val="ListParagraph"/>
        <w:numPr>
          <w:ilvl w:val="0"/>
          <w:numId w:val="3"/>
        </w:numPr>
        <w:spacing w:before="140" w:line="276" w:lineRule="auto"/>
        <w:rPr>
          <w:rFonts w:ascii="Times New Roman" w:hAnsi="Times New Roman" w:cs="Times New Roman"/>
          <w:bCs/>
          <w:sz w:val="26"/>
          <w:szCs w:val="26"/>
          <w:lang w:val="es-ES"/>
        </w:rPr>
      </w:pPr>
      <w:r w:rsidRPr="00A03B6C">
        <w:rPr>
          <w:rFonts w:ascii="Times New Roman" w:hAnsi="Times New Roman" w:cs="Times New Roman"/>
          <w:bCs/>
          <w:sz w:val="26"/>
          <w:szCs w:val="26"/>
          <w:lang w:val="es-ES"/>
        </w:rPr>
        <w:t>Đối với ngườ</w:t>
      </w:r>
      <w:r w:rsidR="00503B04">
        <w:rPr>
          <w:rFonts w:ascii="Times New Roman" w:hAnsi="Times New Roman" w:cs="Times New Roman"/>
          <w:bCs/>
          <w:sz w:val="26"/>
          <w:szCs w:val="26"/>
          <w:lang w:val="es-ES"/>
        </w:rPr>
        <w:t>i dùng</w:t>
      </w:r>
      <w:r w:rsidRPr="00A03B6C">
        <w:rPr>
          <w:rFonts w:ascii="Times New Roman" w:hAnsi="Times New Roman" w:cs="Times New Roman"/>
          <w:bCs/>
          <w:sz w:val="26"/>
          <w:szCs w:val="26"/>
          <w:lang w:val="es-ES"/>
        </w:rPr>
        <w:t xml:space="preserve">: </w:t>
      </w:r>
    </w:p>
    <w:p w14:paraId="78C62ED3" w14:textId="77777777" w:rsidR="00C718E4" w:rsidRPr="00A03B6C" w:rsidRDefault="00C718E4" w:rsidP="00AD2DAC">
      <w:pPr>
        <w:pStyle w:val="ListParagraph"/>
        <w:spacing w:before="140" w:line="276" w:lineRule="auto"/>
        <w:ind w:left="750"/>
        <w:rPr>
          <w:rFonts w:ascii="Times New Roman" w:hAnsi="Times New Roman" w:cs="Times New Roman"/>
          <w:bCs/>
          <w:sz w:val="26"/>
          <w:szCs w:val="26"/>
          <w:lang w:val="es-ES"/>
        </w:rPr>
      </w:pPr>
      <w:r w:rsidRPr="00A03B6C">
        <w:rPr>
          <w:rFonts w:ascii="Times New Roman" w:hAnsi="Times New Roman" w:cs="Times New Roman"/>
          <w:bCs/>
          <w:sz w:val="26"/>
          <w:szCs w:val="26"/>
          <w:lang w:val="es-ES"/>
        </w:rPr>
        <w:t>+ Giao diện thân thiện</w:t>
      </w:r>
      <w:r w:rsidR="0081394D">
        <w:rPr>
          <w:rFonts w:ascii="Times New Roman" w:hAnsi="Times New Roman" w:cs="Times New Roman"/>
          <w:bCs/>
          <w:sz w:val="26"/>
          <w:szCs w:val="26"/>
          <w:lang w:val="es-ES"/>
        </w:rPr>
        <w:t>.</w:t>
      </w:r>
    </w:p>
    <w:p w14:paraId="65FF55D4" w14:textId="77777777" w:rsidR="00C718E4" w:rsidRPr="00A03B6C" w:rsidRDefault="00C718E4" w:rsidP="006F0998">
      <w:pPr>
        <w:pStyle w:val="ListParagraph"/>
        <w:spacing w:before="140" w:line="288" w:lineRule="auto"/>
        <w:ind w:left="750"/>
        <w:rPr>
          <w:rFonts w:ascii="Times New Roman" w:hAnsi="Times New Roman" w:cs="Times New Roman"/>
          <w:bCs/>
          <w:sz w:val="26"/>
          <w:szCs w:val="26"/>
          <w:lang w:val="es-ES"/>
        </w:rPr>
      </w:pPr>
      <w:r w:rsidRPr="00A03B6C">
        <w:rPr>
          <w:rFonts w:ascii="Times New Roman" w:hAnsi="Times New Roman" w:cs="Times New Roman"/>
          <w:bCs/>
          <w:sz w:val="26"/>
          <w:szCs w:val="26"/>
          <w:lang w:val="es-ES"/>
        </w:rPr>
        <w:lastRenderedPageBreak/>
        <w:t>+ Dễ tìm kiếm thông tin về gói thầu.</w:t>
      </w:r>
    </w:p>
    <w:p w14:paraId="0F8C858D" w14:textId="77777777" w:rsidR="00C718E4" w:rsidRPr="00A03B6C" w:rsidRDefault="00C718E4" w:rsidP="006F0998">
      <w:pPr>
        <w:pStyle w:val="ListParagraph"/>
        <w:spacing w:before="140" w:line="288" w:lineRule="auto"/>
        <w:ind w:left="750"/>
        <w:rPr>
          <w:rFonts w:ascii="Times New Roman" w:hAnsi="Times New Roman" w:cs="Times New Roman"/>
          <w:bCs/>
          <w:sz w:val="26"/>
          <w:szCs w:val="26"/>
          <w:lang w:val="es-ES"/>
        </w:rPr>
      </w:pPr>
      <w:r w:rsidRPr="00A03B6C">
        <w:rPr>
          <w:rFonts w:ascii="Times New Roman" w:hAnsi="Times New Roman" w:cs="Times New Roman"/>
          <w:bCs/>
          <w:sz w:val="26"/>
          <w:szCs w:val="26"/>
          <w:lang w:val="es-ES"/>
        </w:rPr>
        <w:t>+ Tin tức về gói thầu được cập nhật thường xuyên.</w:t>
      </w:r>
    </w:p>
    <w:p w14:paraId="1CEC3C67" w14:textId="77777777" w:rsidR="00C718E4" w:rsidRPr="00A03B6C" w:rsidRDefault="00C718E4" w:rsidP="006F0998">
      <w:pPr>
        <w:pStyle w:val="ListParagraph"/>
        <w:numPr>
          <w:ilvl w:val="0"/>
          <w:numId w:val="3"/>
        </w:numPr>
        <w:spacing w:before="140" w:line="288" w:lineRule="auto"/>
        <w:rPr>
          <w:rFonts w:ascii="Times New Roman" w:hAnsi="Times New Roman" w:cs="Times New Roman"/>
          <w:bCs/>
          <w:sz w:val="26"/>
          <w:szCs w:val="26"/>
          <w:lang w:val="es-ES"/>
        </w:rPr>
      </w:pPr>
      <w:r w:rsidRPr="00A03B6C">
        <w:rPr>
          <w:rFonts w:ascii="Times New Roman" w:hAnsi="Times New Roman" w:cs="Times New Roman"/>
          <w:bCs/>
          <w:sz w:val="26"/>
          <w:szCs w:val="26"/>
          <w:lang w:val="es-ES"/>
        </w:rPr>
        <w:t>Đối với người quả</w:t>
      </w:r>
      <w:r w:rsidR="0081394D">
        <w:rPr>
          <w:rFonts w:ascii="Times New Roman" w:hAnsi="Times New Roman" w:cs="Times New Roman"/>
          <w:bCs/>
          <w:sz w:val="26"/>
          <w:szCs w:val="26"/>
          <w:lang w:val="es-ES"/>
        </w:rPr>
        <w:t>n lý:</w:t>
      </w:r>
    </w:p>
    <w:p w14:paraId="2DD60E84" w14:textId="77777777" w:rsidR="00C718E4" w:rsidRPr="00A03B6C" w:rsidRDefault="00C718E4" w:rsidP="006F0998">
      <w:pPr>
        <w:pStyle w:val="ListParagraph"/>
        <w:spacing w:before="140" w:line="288" w:lineRule="auto"/>
        <w:ind w:left="750"/>
        <w:rPr>
          <w:rFonts w:ascii="Times New Roman" w:hAnsi="Times New Roman" w:cs="Times New Roman"/>
          <w:bCs/>
          <w:sz w:val="26"/>
          <w:szCs w:val="26"/>
          <w:lang w:val="es-ES"/>
        </w:rPr>
      </w:pPr>
      <w:r w:rsidRPr="00A03B6C">
        <w:rPr>
          <w:rFonts w:ascii="Times New Roman" w:hAnsi="Times New Roman" w:cs="Times New Roman"/>
          <w:bCs/>
          <w:sz w:val="26"/>
          <w:szCs w:val="26"/>
          <w:lang w:val="es-ES"/>
        </w:rPr>
        <w:t>+ Thuận lợi trong việc quản lý tài khoản người dùng.</w:t>
      </w:r>
    </w:p>
    <w:p w14:paraId="07F7A24B" w14:textId="77777777" w:rsidR="00C718E4" w:rsidRPr="00A03B6C" w:rsidRDefault="0081394D" w:rsidP="006F0998">
      <w:pPr>
        <w:spacing w:before="140" w:line="288" w:lineRule="auto"/>
        <w:rPr>
          <w:bCs/>
          <w:sz w:val="26"/>
          <w:szCs w:val="26"/>
          <w:lang w:val="es-ES"/>
        </w:rPr>
      </w:pPr>
      <w:r>
        <w:rPr>
          <w:bCs/>
          <w:sz w:val="26"/>
          <w:szCs w:val="26"/>
          <w:lang w:val="es-ES"/>
        </w:rPr>
        <w:t xml:space="preserve">      Thiết kế:</w:t>
      </w:r>
    </w:p>
    <w:p w14:paraId="4219BD89" w14:textId="77777777" w:rsidR="00C718E4" w:rsidRPr="00A03B6C" w:rsidRDefault="00C718E4" w:rsidP="006F0998">
      <w:pPr>
        <w:pStyle w:val="ListParagraph"/>
        <w:numPr>
          <w:ilvl w:val="0"/>
          <w:numId w:val="3"/>
        </w:numPr>
        <w:spacing w:before="140" w:line="288" w:lineRule="auto"/>
        <w:rPr>
          <w:rFonts w:ascii="Times New Roman" w:hAnsi="Times New Roman" w:cs="Times New Roman"/>
          <w:bCs/>
          <w:sz w:val="26"/>
          <w:szCs w:val="26"/>
          <w:lang w:val="es-ES"/>
        </w:rPr>
      </w:pPr>
      <w:r w:rsidRPr="00A03B6C">
        <w:rPr>
          <w:rFonts w:ascii="Times New Roman" w:hAnsi="Times New Roman" w:cs="Times New Roman"/>
          <w:bCs/>
          <w:sz w:val="26"/>
          <w:szCs w:val="26"/>
          <w:lang w:val="es-ES"/>
        </w:rPr>
        <w:t>Phân tích và thiết kế các mô hình hệ thống: mô hình CDM, PDM,</w:t>
      </w:r>
      <w:r w:rsidR="0081394D">
        <w:rPr>
          <w:rFonts w:ascii="Times New Roman" w:hAnsi="Times New Roman" w:cs="Times New Roman"/>
          <w:bCs/>
          <w:sz w:val="26"/>
          <w:szCs w:val="26"/>
          <w:lang w:val="es-ES"/>
        </w:rPr>
        <w:t xml:space="preserve"> </w:t>
      </w:r>
      <w:r w:rsidRPr="00A03B6C">
        <w:rPr>
          <w:rFonts w:ascii="Times New Roman" w:hAnsi="Times New Roman" w:cs="Times New Roman"/>
          <w:bCs/>
          <w:sz w:val="26"/>
          <w:szCs w:val="26"/>
          <w:lang w:val="es-ES"/>
        </w:rPr>
        <w:t>DFD.</w:t>
      </w:r>
    </w:p>
    <w:p w14:paraId="708903A3" w14:textId="77777777" w:rsidR="00C718E4" w:rsidRPr="00A03B6C" w:rsidRDefault="00C718E4" w:rsidP="006F0998">
      <w:pPr>
        <w:pStyle w:val="ListParagraph"/>
        <w:numPr>
          <w:ilvl w:val="0"/>
          <w:numId w:val="3"/>
        </w:numPr>
        <w:spacing w:before="140" w:line="288" w:lineRule="auto"/>
        <w:rPr>
          <w:rFonts w:ascii="Times New Roman" w:hAnsi="Times New Roman" w:cs="Times New Roman"/>
          <w:bCs/>
          <w:sz w:val="26"/>
          <w:szCs w:val="26"/>
          <w:lang w:val="es-ES"/>
        </w:rPr>
      </w:pPr>
      <w:r w:rsidRPr="00A03B6C">
        <w:rPr>
          <w:rFonts w:ascii="Times New Roman" w:hAnsi="Times New Roman" w:cs="Times New Roman"/>
          <w:bCs/>
          <w:sz w:val="26"/>
          <w:szCs w:val="26"/>
          <w:lang w:val="es-ES"/>
        </w:rPr>
        <w:t>Thiết kế sơ đồ chức năng.</w:t>
      </w:r>
    </w:p>
    <w:p w14:paraId="535D805F" w14:textId="77777777" w:rsidR="00C718E4" w:rsidRPr="00A03B6C" w:rsidRDefault="00C718E4" w:rsidP="006F0998">
      <w:pPr>
        <w:spacing w:before="140" w:line="288" w:lineRule="auto"/>
        <w:ind w:left="390"/>
        <w:rPr>
          <w:bCs/>
          <w:sz w:val="26"/>
          <w:szCs w:val="26"/>
          <w:lang w:val="es-ES"/>
        </w:rPr>
      </w:pPr>
      <w:r w:rsidRPr="00A03B6C">
        <w:rPr>
          <w:bCs/>
          <w:sz w:val="26"/>
          <w:szCs w:val="26"/>
          <w:lang w:val="es-ES"/>
        </w:rPr>
        <w:t>Cài đặt:</w:t>
      </w:r>
    </w:p>
    <w:p w14:paraId="4512959A" w14:textId="77777777" w:rsidR="00C718E4" w:rsidRPr="00A03B6C" w:rsidRDefault="00C718E4" w:rsidP="006F0998">
      <w:pPr>
        <w:pStyle w:val="ListParagraph"/>
        <w:numPr>
          <w:ilvl w:val="0"/>
          <w:numId w:val="3"/>
        </w:numPr>
        <w:spacing w:before="140" w:line="288" w:lineRule="auto"/>
        <w:rPr>
          <w:rFonts w:ascii="Times New Roman" w:hAnsi="Times New Roman" w:cs="Times New Roman"/>
          <w:bCs/>
          <w:sz w:val="26"/>
          <w:szCs w:val="26"/>
          <w:lang w:val="es-ES"/>
        </w:rPr>
      </w:pPr>
      <w:r w:rsidRPr="00A03B6C">
        <w:rPr>
          <w:rFonts w:ascii="Times New Roman" w:hAnsi="Times New Roman" w:cs="Times New Roman"/>
          <w:bCs/>
          <w:sz w:val="26"/>
          <w:szCs w:val="26"/>
          <w:lang w:val="es-ES"/>
        </w:rPr>
        <w:t xml:space="preserve">Xây dựng giải thuật. </w:t>
      </w:r>
    </w:p>
    <w:p w14:paraId="75020DA8" w14:textId="77777777" w:rsidR="00C718E4" w:rsidRPr="00A03B6C" w:rsidRDefault="00C718E4" w:rsidP="006F0998">
      <w:pPr>
        <w:pStyle w:val="ListParagraph"/>
        <w:numPr>
          <w:ilvl w:val="0"/>
          <w:numId w:val="3"/>
        </w:numPr>
        <w:spacing w:before="140" w:line="288" w:lineRule="auto"/>
        <w:rPr>
          <w:rFonts w:ascii="Times New Roman" w:hAnsi="Times New Roman" w:cs="Times New Roman"/>
          <w:bCs/>
          <w:sz w:val="26"/>
          <w:szCs w:val="26"/>
          <w:lang w:val="es-ES"/>
        </w:rPr>
      </w:pPr>
      <w:r w:rsidRPr="00A03B6C">
        <w:rPr>
          <w:rFonts w:ascii="Times New Roman" w:hAnsi="Times New Roman" w:cs="Times New Roman"/>
          <w:bCs/>
          <w:sz w:val="26"/>
          <w:szCs w:val="26"/>
          <w:lang w:val="es-ES"/>
        </w:rPr>
        <w:t>Ngôn ngữ lập trình: PHP.</w:t>
      </w:r>
    </w:p>
    <w:p w14:paraId="6AD2E8A1" w14:textId="435B8910" w:rsidR="00C718E4" w:rsidRPr="00A03B6C" w:rsidRDefault="00C718E4" w:rsidP="006F0998">
      <w:pPr>
        <w:pStyle w:val="ListParagraph"/>
        <w:numPr>
          <w:ilvl w:val="0"/>
          <w:numId w:val="3"/>
        </w:numPr>
        <w:spacing w:before="140" w:line="288" w:lineRule="auto"/>
        <w:rPr>
          <w:rFonts w:ascii="Times New Roman" w:hAnsi="Times New Roman" w:cs="Times New Roman"/>
          <w:bCs/>
          <w:sz w:val="26"/>
          <w:szCs w:val="26"/>
          <w:lang w:val="es-ES"/>
        </w:rPr>
      </w:pPr>
      <w:r w:rsidRPr="00A03B6C">
        <w:rPr>
          <w:rFonts w:ascii="Times New Roman" w:hAnsi="Times New Roman" w:cs="Times New Roman"/>
          <w:bCs/>
          <w:sz w:val="26"/>
          <w:szCs w:val="26"/>
          <w:lang w:val="es-ES"/>
        </w:rPr>
        <w:t xml:space="preserve">Hệ quản trị </w:t>
      </w:r>
      <w:r w:rsidR="00FF514F">
        <w:rPr>
          <w:rFonts w:ascii="Times New Roman" w:hAnsi="Times New Roman" w:cs="Times New Roman"/>
          <w:bCs/>
          <w:sz w:val="26"/>
          <w:szCs w:val="26"/>
          <w:lang w:val="es-ES"/>
        </w:rPr>
        <w:t>cơ sở dữ liệu</w:t>
      </w:r>
      <w:r w:rsidRPr="00A03B6C">
        <w:rPr>
          <w:rFonts w:ascii="Times New Roman" w:hAnsi="Times New Roman" w:cs="Times New Roman"/>
          <w:bCs/>
          <w:sz w:val="26"/>
          <w:szCs w:val="26"/>
          <w:lang w:val="es-ES"/>
        </w:rPr>
        <w:t>: MySQL.</w:t>
      </w:r>
    </w:p>
    <w:p w14:paraId="3379322F" w14:textId="4DD5FCEB" w:rsidR="003371C0" w:rsidRPr="003371C0" w:rsidRDefault="00C718E4" w:rsidP="006F0998">
      <w:pPr>
        <w:spacing w:before="140" w:line="288" w:lineRule="auto"/>
        <w:ind w:firstLine="390"/>
        <w:rPr>
          <w:bCs/>
          <w:sz w:val="26"/>
          <w:szCs w:val="26"/>
          <w:lang w:val="es-ES"/>
        </w:rPr>
      </w:pPr>
      <w:r w:rsidRPr="00A03B6C">
        <w:rPr>
          <w:bCs/>
          <w:sz w:val="26"/>
          <w:szCs w:val="26"/>
          <w:lang w:val="es-ES"/>
        </w:rPr>
        <w:t>Hướng giải quyết:</w:t>
      </w:r>
      <w:r w:rsidR="00E55C35">
        <w:rPr>
          <w:bCs/>
          <w:sz w:val="26"/>
          <w:szCs w:val="26"/>
          <w:lang w:val="es-ES"/>
        </w:rPr>
        <w:t xml:space="preserve"> </w:t>
      </w:r>
      <w:r w:rsidRPr="003371C0">
        <w:rPr>
          <w:bCs/>
          <w:sz w:val="26"/>
          <w:szCs w:val="26"/>
          <w:lang w:val="es-ES"/>
        </w:rPr>
        <w:t>Thu thập thông tin t</w:t>
      </w:r>
      <w:r w:rsidR="003371C0" w:rsidRPr="003371C0">
        <w:rPr>
          <w:bCs/>
          <w:sz w:val="26"/>
          <w:szCs w:val="26"/>
          <w:lang w:val="es-ES"/>
        </w:rPr>
        <w:t>rên Internet, đọc luận văn về các đề tài liên quan, tham khảo ý kiến của thầy cô hướng dẫn.</w:t>
      </w:r>
    </w:p>
    <w:p w14:paraId="732CAF20" w14:textId="25F6938E" w:rsidR="004657FE" w:rsidRPr="003371C0" w:rsidRDefault="0081394D" w:rsidP="006F0998">
      <w:pPr>
        <w:spacing w:before="140" w:line="288" w:lineRule="auto"/>
        <w:rPr>
          <w:bCs/>
          <w:sz w:val="26"/>
          <w:szCs w:val="26"/>
          <w:lang w:val="es-ES"/>
        </w:rPr>
      </w:pPr>
      <w:r w:rsidRPr="003371C0">
        <w:rPr>
          <w:bCs/>
          <w:sz w:val="26"/>
          <w:szCs w:val="26"/>
          <w:lang w:val="es-ES"/>
        </w:rPr>
        <w:t xml:space="preserve">       Lý thuyết:</w:t>
      </w:r>
    </w:p>
    <w:p w14:paraId="14476353" w14:textId="77777777" w:rsidR="00C718E4" w:rsidRPr="00A03B6C" w:rsidRDefault="00C718E4" w:rsidP="006F0998">
      <w:pPr>
        <w:spacing w:before="140" w:line="288" w:lineRule="auto"/>
        <w:ind w:left="426"/>
        <w:rPr>
          <w:bCs/>
          <w:sz w:val="26"/>
          <w:szCs w:val="26"/>
          <w:lang w:val="es-ES"/>
        </w:rPr>
      </w:pPr>
      <w:r w:rsidRPr="00A03B6C">
        <w:rPr>
          <w:bCs/>
          <w:sz w:val="26"/>
          <w:szCs w:val="26"/>
          <w:lang w:val="es-ES"/>
        </w:rPr>
        <w:t>Tìm hiểu và nắm vững phương pháp tổ chức, phân tích và thiết kế cơ sở dữ liệu.</w:t>
      </w:r>
    </w:p>
    <w:p w14:paraId="11BA3502" w14:textId="538B6EBE" w:rsidR="00C718E4" w:rsidRPr="00A03B6C" w:rsidRDefault="006858D2" w:rsidP="006F0998">
      <w:pPr>
        <w:spacing w:before="140" w:line="288" w:lineRule="auto"/>
        <w:rPr>
          <w:bCs/>
          <w:sz w:val="26"/>
          <w:szCs w:val="26"/>
          <w:lang w:val="es-ES"/>
        </w:rPr>
      </w:pPr>
      <w:r>
        <w:rPr>
          <w:bCs/>
          <w:sz w:val="26"/>
          <w:szCs w:val="26"/>
          <w:lang w:val="es-ES"/>
        </w:rPr>
        <w:t xml:space="preserve">      </w:t>
      </w:r>
      <w:r w:rsidR="00C718E4" w:rsidRPr="00A03B6C">
        <w:rPr>
          <w:bCs/>
          <w:sz w:val="26"/>
          <w:szCs w:val="26"/>
          <w:lang w:val="es-ES"/>
        </w:rPr>
        <w:t>Tìm hiểu và nắm vững các ngôn ngữ lập trình ứng dụng trong hệ thống: Larave</w:t>
      </w:r>
      <w:r w:rsidR="00681180">
        <w:rPr>
          <w:bCs/>
          <w:sz w:val="26"/>
          <w:szCs w:val="26"/>
          <w:lang w:val="es-ES"/>
        </w:rPr>
        <w:t>l Framework, PHP, HTML, Jquery, …</w:t>
      </w:r>
    </w:p>
    <w:p w14:paraId="2F9036A4" w14:textId="77777777" w:rsidR="004657FE" w:rsidRPr="00A03B6C" w:rsidRDefault="00C45652" w:rsidP="006F0998">
      <w:pPr>
        <w:pStyle w:val="Heading2"/>
        <w:spacing w:before="140" w:line="288" w:lineRule="auto"/>
        <w:rPr>
          <w:bCs w:val="0"/>
          <w:sz w:val="26"/>
          <w:szCs w:val="26"/>
          <w:lang w:val="es-ES"/>
        </w:rPr>
      </w:pPr>
      <w:bookmarkStart w:id="47" w:name="_Toc471898024"/>
      <w:bookmarkStart w:id="48" w:name="_Toc479692674"/>
      <w:bookmarkStart w:id="49" w:name="_Toc479696553"/>
      <w:bookmarkStart w:id="50" w:name="_Toc479696640"/>
      <w:bookmarkStart w:id="51" w:name="_Toc481681293"/>
      <w:bookmarkStart w:id="52" w:name="_Toc482441502"/>
      <w:r w:rsidRPr="00A03B6C">
        <w:rPr>
          <w:bCs w:val="0"/>
          <w:sz w:val="26"/>
          <w:szCs w:val="26"/>
          <w:lang w:val="es-ES"/>
        </w:rPr>
        <w:t>6</w:t>
      </w:r>
      <w:r w:rsidR="004657FE" w:rsidRPr="00A03B6C">
        <w:rPr>
          <w:bCs w:val="0"/>
          <w:sz w:val="26"/>
          <w:szCs w:val="26"/>
          <w:lang w:val="es-ES"/>
        </w:rPr>
        <w:t>. Kết quả đạt được</w:t>
      </w:r>
      <w:bookmarkEnd w:id="47"/>
      <w:bookmarkEnd w:id="48"/>
      <w:bookmarkEnd w:id="49"/>
      <w:bookmarkEnd w:id="50"/>
      <w:bookmarkEnd w:id="51"/>
      <w:bookmarkEnd w:id="52"/>
    </w:p>
    <w:p w14:paraId="4A8CEBCC" w14:textId="4644A990" w:rsidR="00355C7F" w:rsidRDefault="00355C7F" w:rsidP="006F0998">
      <w:pPr>
        <w:spacing w:line="288" w:lineRule="auto"/>
        <w:ind w:firstLine="426"/>
        <w:rPr>
          <w:sz w:val="26"/>
          <w:szCs w:val="26"/>
          <w:lang w:val="es-ES"/>
        </w:rPr>
      </w:pPr>
      <w:r w:rsidRPr="00A03B6C">
        <w:rPr>
          <w:sz w:val="26"/>
          <w:szCs w:val="26"/>
          <w:lang w:val="es-ES"/>
        </w:rPr>
        <w:t xml:space="preserve">Xây dựng được hệ thống </w:t>
      </w:r>
      <w:r w:rsidR="00EF29CF">
        <w:rPr>
          <w:sz w:val="26"/>
          <w:szCs w:val="26"/>
          <w:lang w:val="es-ES"/>
        </w:rPr>
        <w:t>Trợ Lý Ảo</w:t>
      </w:r>
      <w:r w:rsidRPr="00A03B6C">
        <w:rPr>
          <w:sz w:val="26"/>
          <w:szCs w:val="26"/>
          <w:lang w:val="es-ES"/>
        </w:rPr>
        <w:t xml:space="preserve"> phục vụ công việc theo dõi thông tin các gói</w:t>
      </w:r>
      <w:r w:rsidR="00503B04">
        <w:rPr>
          <w:sz w:val="26"/>
          <w:szCs w:val="26"/>
          <w:lang w:val="es-ES"/>
        </w:rPr>
        <w:t xml:space="preserve"> thầu mới nhất</w:t>
      </w:r>
      <w:r w:rsidRPr="00A03B6C">
        <w:rPr>
          <w:sz w:val="26"/>
          <w:szCs w:val="26"/>
          <w:lang w:val="es-ES"/>
        </w:rPr>
        <w:t>:</w:t>
      </w:r>
    </w:p>
    <w:p w14:paraId="3A5387EC" w14:textId="0835404D" w:rsidR="00650BD1" w:rsidRPr="00320770" w:rsidRDefault="00650BD1" w:rsidP="006F0998">
      <w:pPr>
        <w:pStyle w:val="ListParagraph"/>
        <w:numPr>
          <w:ilvl w:val="0"/>
          <w:numId w:val="21"/>
        </w:numPr>
        <w:spacing w:line="288" w:lineRule="auto"/>
        <w:rPr>
          <w:rFonts w:ascii="Times New Roman" w:hAnsi="Times New Roman" w:cs="Times New Roman"/>
          <w:sz w:val="26"/>
          <w:szCs w:val="26"/>
          <w:lang w:val="es-ES"/>
        </w:rPr>
      </w:pPr>
      <w:r w:rsidRPr="00320770">
        <w:rPr>
          <w:rFonts w:ascii="Times New Roman" w:hAnsi="Times New Roman" w:cs="Times New Roman"/>
          <w:sz w:val="26"/>
          <w:szCs w:val="26"/>
          <w:lang w:val="es-ES"/>
        </w:rPr>
        <w:t>Hệ thống có khả năng tự động cập nhật các gói thầu mới nhất hằng ngày và gửi email đến người dùng với các gói thầu chứa từ khóa mà họ đã cài đặt.</w:t>
      </w:r>
    </w:p>
    <w:p w14:paraId="1B3ED01F" w14:textId="277EF414" w:rsidR="00355C7F" w:rsidRPr="00320770" w:rsidRDefault="00355C7F" w:rsidP="006F0998">
      <w:pPr>
        <w:pStyle w:val="ListParagraph"/>
        <w:numPr>
          <w:ilvl w:val="0"/>
          <w:numId w:val="21"/>
        </w:numPr>
        <w:spacing w:line="288" w:lineRule="auto"/>
        <w:rPr>
          <w:rFonts w:ascii="Times New Roman" w:hAnsi="Times New Roman" w:cs="Times New Roman"/>
          <w:sz w:val="26"/>
          <w:szCs w:val="26"/>
          <w:lang w:val="es-ES"/>
        </w:rPr>
      </w:pPr>
      <w:r w:rsidRPr="00320770">
        <w:rPr>
          <w:rFonts w:ascii="Times New Roman" w:hAnsi="Times New Roman" w:cs="Times New Roman"/>
          <w:sz w:val="26"/>
          <w:szCs w:val="26"/>
          <w:lang w:val="es-ES"/>
        </w:rPr>
        <w:t xml:space="preserve">Hệ thống có </w:t>
      </w:r>
      <w:r w:rsidR="007A27F8">
        <w:rPr>
          <w:rFonts w:ascii="Times New Roman" w:hAnsi="Times New Roman" w:cs="Times New Roman"/>
          <w:sz w:val="26"/>
          <w:szCs w:val="26"/>
          <w:lang w:val="es-ES"/>
        </w:rPr>
        <w:t>trang web</w:t>
      </w:r>
      <w:r w:rsidRPr="00320770">
        <w:rPr>
          <w:rFonts w:ascii="Times New Roman" w:hAnsi="Times New Roman" w:cs="Times New Roman"/>
          <w:sz w:val="26"/>
          <w:szCs w:val="26"/>
          <w:lang w:val="es-ES"/>
        </w:rPr>
        <w:t xml:space="preserve"> cho người dùng quản lý về thông tin các gói thầu, giao diện </w:t>
      </w:r>
      <w:r w:rsidR="007A27F8">
        <w:rPr>
          <w:rFonts w:ascii="Times New Roman" w:hAnsi="Times New Roman" w:cs="Times New Roman"/>
          <w:sz w:val="26"/>
          <w:szCs w:val="26"/>
          <w:lang w:val="es-ES"/>
        </w:rPr>
        <w:t>quản trị viên</w:t>
      </w:r>
      <w:r w:rsidRPr="00320770">
        <w:rPr>
          <w:rFonts w:ascii="Times New Roman" w:hAnsi="Times New Roman" w:cs="Times New Roman"/>
          <w:sz w:val="26"/>
          <w:szCs w:val="26"/>
          <w:lang w:val="es-ES"/>
        </w:rPr>
        <w:t xml:space="preserve"> cho phép người quản trị quản lý các tài khoản. </w:t>
      </w:r>
    </w:p>
    <w:p w14:paraId="793ED71F" w14:textId="57B1AAC2" w:rsidR="00C718E4" w:rsidRPr="00320770" w:rsidRDefault="00355C7F" w:rsidP="006F0998">
      <w:pPr>
        <w:pStyle w:val="ListParagraph"/>
        <w:numPr>
          <w:ilvl w:val="0"/>
          <w:numId w:val="21"/>
        </w:numPr>
        <w:spacing w:line="288" w:lineRule="auto"/>
        <w:rPr>
          <w:rFonts w:ascii="Times New Roman" w:hAnsi="Times New Roman" w:cs="Times New Roman"/>
          <w:bCs/>
          <w:sz w:val="26"/>
          <w:szCs w:val="26"/>
          <w:lang w:val="es-ES"/>
        </w:rPr>
      </w:pPr>
      <w:r w:rsidRPr="00320770">
        <w:rPr>
          <w:rFonts w:ascii="Times New Roman" w:hAnsi="Times New Roman" w:cs="Times New Roman"/>
          <w:sz w:val="26"/>
          <w:szCs w:val="26"/>
          <w:lang w:val="es-ES"/>
        </w:rPr>
        <w:t>Hệ thố</w:t>
      </w:r>
      <w:r w:rsidR="00C879C7" w:rsidRPr="00320770">
        <w:rPr>
          <w:rFonts w:ascii="Times New Roman" w:hAnsi="Times New Roman" w:cs="Times New Roman"/>
          <w:sz w:val="26"/>
          <w:szCs w:val="26"/>
          <w:lang w:val="es-ES"/>
        </w:rPr>
        <w:t>ng</w:t>
      </w:r>
      <w:r w:rsidRPr="00320770">
        <w:rPr>
          <w:rFonts w:ascii="Times New Roman" w:hAnsi="Times New Roman" w:cs="Times New Roman"/>
          <w:sz w:val="26"/>
          <w:szCs w:val="26"/>
          <w:lang w:val="es-ES"/>
        </w:rPr>
        <w:t xml:space="preserve"> cung cấp giao diện trên điện thoại Android để người dùng kịp thời xem những gói thầu mới nhất.</w:t>
      </w:r>
    </w:p>
    <w:p w14:paraId="7ACFA855" w14:textId="77777777" w:rsidR="002448AF" w:rsidRPr="00A03B6C" w:rsidRDefault="004B5C46" w:rsidP="006F0998">
      <w:pPr>
        <w:pStyle w:val="Heading2"/>
        <w:spacing w:line="288" w:lineRule="auto"/>
        <w:rPr>
          <w:bCs w:val="0"/>
          <w:sz w:val="26"/>
          <w:szCs w:val="26"/>
          <w:lang w:val="es-ES"/>
        </w:rPr>
      </w:pPr>
      <w:r w:rsidRPr="00A03B6C">
        <w:rPr>
          <w:bCs w:val="0"/>
          <w:sz w:val="26"/>
          <w:szCs w:val="26"/>
          <w:lang w:val="es-ES"/>
        </w:rPr>
        <w:t xml:space="preserve"> </w:t>
      </w:r>
      <w:bookmarkStart w:id="53" w:name="_Toc471898025"/>
      <w:bookmarkStart w:id="54" w:name="_Toc479692675"/>
      <w:bookmarkStart w:id="55" w:name="_Toc479696554"/>
      <w:bookmarkStart w:id="56" w:name="_Toc479696641"/>
      <w:bookmarkStart w:id="57" w:name="_Toc481681294"/>
      <w:bookmarkStart w:id="58" w:name="_Toc482441503"/>
      <w:r w:rsidR="00C45652" w:rsidRPr="00A03B6C">
        <w:rPr>
          <w:bCs w:val="0"/>
          <w:sz w:val="26"/>
          <w:szCs w:val="26"/>
          <w:lang w:val="es-ES"/>
        </w:rPr>
        <w:t>7</w:t>
      </w:r>
      <w:r w:rsidR="00ED75FC" w:rsidRPr="00A03B6C">
        <w:rPr>
          <w:bCs w:val="0"/>
          <w:sz w:val="26"/>
          <w:szCs w:val="26"/>
          <w:lang w:val="es-ES"/>
        </w:rPr>
        <w:t>. Bố cục luận văn</w:t>
      </w:r>
      <w:bookmarkEnd w:id="53"/>
      <w:bookmarkEnd w:id="54"/>
      <w:bookmarkEnd w:id="55"/>
      <w:bookmarkEnd w:id="56"/>
      <w:bookmarkEnd w:id="57"/>
      <w:bookmarkEnd w:id="58"/>
    </w:p>
    <w:p w14:paraId="0B79D0A0" w14:textId="77777777" w:rsidR="00ED75FC" w:rsidRPr="00A03B6C" w:rsidRDefault="00ED75FC" w:rsidP="006F0998">
      <w:pPr>
        <w:spacing w:before="140" w:line="288" w:lineRule="auto"/>
        <w:rPr>
          <w:b/>
          <w:bCs/>
          <w:sz w:val="26"/>
          <w:szCs w:val="26"/>
          <w:lang w:val="es-ES"/>
        </w:rPr>
      </w:pPr>
      <w:r w:rsidRPr="00A03B6C">
        <w:rPr>
          <w:b/>
          <w:bCs/>
          <w:sz w:val="26"/>
          <w:szCs w:val="26"/>
          <w:lang w:val="es-ES"/>
        </w:rPr>
        <w:t xml:space="preserve">      Phần giới thiệu </w:t>
      </w:r>
    </w:p>
    <w:p w14:paraId="5B453475" w14:textId="77777777" w:rsidR="00F4357F" w:rsidRPr="00A03B6C" w:rsidRDefault="00ED75FC" w:rsidP="006F0998">
      <w:pPr>
        <w:pStyle w:val="ListParagraph"/>
        <w:spacing w:before="140" w:line="288" w:lineRule="auto"/>
        <w:ind w:left="448"/>
        <w:rPr>
          <w:rFonts w:ascii="Times New Roman" w:eastAsia="Calibri" w:hAnsi="Times New Roman" w:cs="Times New Roman"/>
          <w:sz w:val="26"/>
          <w:szCs w:val="26"/>
          <w:lang w:val="es-ES"/>
        </w:rPr>
      </w:pPr>
      <w:r w:rsidRPr="00A03B6C">
        <w:rPr>
          <w:rFonts w:ascii="Times New Roman" w:eastAsia="Calibri" w:hAnsi="Times New Roman" w:cs="Times New Roman"/>
          <w:b/>
          <w:sz w:val="26"/>
          <w:szCs w:val="26"/>
          <w:lang w:val="es-ES"/>
        </w:rPr>
        <w:t xml:space="preserve">         </w:t>
      </w:r>
      <w:r w:rsidR="009C465E" w:rsidRPr="00A03B6C">
        <w:rPr>
          <w:rFonts w:ascii="Times New Roman" w:eastAsia="Calibri" w:hAnsi="Times New Roman" w:cs="Times New Roman"/>
          <w:sz w:val="26"/>
          <w:szCs w:val="26"/>
          <w:lang w:val="es-ES"/>
        </w:rPr>
        <w:t>G</w:t>
      </w:r>
      <w:r w:rsidRPr="00A03B6C">
        <w:rPr>
          <w:rFonts w:ascii="Times New Roman" w:eastAsia="Calibri" w:hAnsi="Times New Roman" w:cs="Times New Roman"/>
          <w:sz w:val="26"/>
          <w:szCs w:val="26"/>
          <w:lang w:val="es-ES"/>
        </w:rPr>
        <w:t>iới thiệu tổng quát về đề tài.</w:t>
      </w:r>
    </w:p>
    <w:p w14:paraId="08FA5E66" w14:textId="77777777" w:rsidR="00ED75FC" w:rsidRPr="00A03B6C" w:rsidRDefault="00ED75FC" w:rsidP="006F0998">
      <w:pPr>
        <w:pStyle w:val="ListParagraph"/>
        <w:spacing w:before="140" w:line="288" w:lineRule="auto"/>
        <w:ind w:left="450"/>
        <w:rPr>
          <w:rFonts w:ascii="Times New Roman" w:eastAsia="Calibri" w:hAnsi="Times New Roman" w:cs="Times New Roman"/>
          <w:b/>
          <w:sz w:val="26"/>
          <w:szCs w:val="26"/>
          <w:lang w:val="es-ES"/>
        </w:rPr>
      </w:pPr>
      <w:r w:rsidRPr="00A03B6C">
        <w:rPr>
          <w:rFonts w:ascii="Times New Roman" w:eastAsia="Calibri" w:hAnsi="Times New Roman" w:cs="Times New Roman"/>
          <w:b/>
          <w:sz w:val="26"/>
          <w:szCs w:val="26"/>
          <w:lang w:val="es-ES"/>
        </w:rPr>
        <w:t>Phần nội dung</w:t>
      </w:r>
    </w:p>
    <w:p w14:paraId="08042621" w14:textId="77777777" w:rsidR="00ED75FC" w:rsidRPr="00A03B6C" w:rsidRDefault="00ED75FC" w:rsidP="006F0998">
      <w:pPr>
        <w:pStyle w:val="ListParagraph"/>
        <w:spacing w:before="140" w:line="288" w:lineRule="auto"/>
        <w:ind w:left="448"/>
        <w:rPr>
          <w:rFonts w:ascii="Times New Roman" w:eastAsia="Calibri" w:hAnsi="Times New Roman" w:cs="Times New Roman"/>
          <w:sz w:val="26"/>
          <w:szCs w:val="26"/>
          <w:lang w:val="es-ES"/>
        </w:rPr>
      </w:pPr>
      <w:r w:rsidRPr="00A03B6C">
        <w:rPr>
          <w:rFonts w:ascii="Times New Roman" w:eastAsia="Calibri" w:hAnsi="Times New Roman" w:cs="Times New Roman"/>
          <w:sz w:val="26"/>
          <w:szCs w:val="26"/>
          <w:lang w:val="es-ES"/>
        </w:rPr>
        <w:lastRenderedPageBreak/>
        <w:t xml:space="preserve">         </w:t>
      </w:r>
      <w:r w:rsidR="009C465E" w:rsidRPr="00A03B6C">
        <w:rPr>
          <w:rFonts w:ascii="Times New Roman" w:eastAsia="Calibri" w:hAnsi="Times New Roman" w:cs="Times New Roman"/>
          <w:b/>
          <w:sz w:val="26"/>
          <w:szCs w:val="26"/>
          <w:lang w:val="es-ES"/>
        </w:rPr>
        <w:t>Chương 1</w:t>
      </w:r>
      <w:r w:rsidR="00FE4BE9" w:rsidRPr="00A03B6C">
        <w:rPr>
          <w:rFonts w:ascii="Times New Roman" w:eastAsia="Calibri" w:hAnsi="Times New Roman" w:cs="Times New Roman"/>
          <w:sz w:val="26"/>
          <w:szCs w:val="26"/>
          <w:lang w:val="es-ES"/>
        </w:rPr>
        <w:t>: Mô tả</w:t>
      </w:r>
      <w:r w:rsidR="00355C7F" w:rsidRPr="00A03B6C">
        <w:rPr>
          <w:rFonts w:ascii="Times New Roman" w:eastAsia="Calibri" w:hAnsi="Times New Roman" w:cs="Times New Roman"/>
          <w:sz w:val="26"/>
          <w:szCs w:val="26"/>
          <w:lang w:val="es-ES"/>
        </w:rPr>
        <w:t xml:space="preserve"> bài toán</w:t>
      </w:r>
    </w:p>
    <w:p w14:paraId="223786DF" w14:textId="77777777" w:rsidR="00FE4BE9" w:rsidRPr="00A03B6C" w:rsidRDefault="00FE4BE9" w:rsidP="0095341F">
      <w:pPr>
        <w:pStyle w:val="ListParagraph"/>
        <w:spacing w:before="140" w:line="288" w:lineRule="auto"/>
        <w:ind w:left="450"/>
        <w:rPr>
          <w:rFonts w:ascii="Times New Roman" w:eastAsia="Calibri" w:hAnsi="Times New Roman" w:cs="Times New Roman"/>
          <w:sz w:val="26"/>
          <w:szCs w:val="26"/>
          <w:lang w:val="es-ES"/>
        </w:rPr>
      </w:pPr>
      <w:r w:rsidRPr="00A03B6C">
        <w:rPr>
          <w:rFonts w:ascii="Times New Roman" w:eastAsia="Calibri" w:hAnsi="Times New Roman" w:cs="Times New Roman"/>
          <w:b/>
          <w:sz w:val="26"/>
          <w:szCs w:val="26"/>
          <w:lang w:val="es-ES"/>
        </w:rPr>
        <w:t xml:space="preserve">          Chương 2</w:t>
      </w:r>
      <w:r w:rsidRPr="00A03B6C">
        <w:rPr>
          <w:rFonts w:ascii="Times New Roman" w:eastAsia="Calibri" w:hAnsi="Times New Roman" w:cs="Times New Roman"/>
          <w:sz w:val="26"/>
          <w:szCs w:val="26"/>
          <w:lang w:val="es-ES"/>
        </w:rPr>
        <w:t>: Thiết kế, cài đặt giải thuật, biễu diễn cơ sở dữ liệu, trình bày các bước xây dựng hệ thống bằng phương pháp lọc cộng tác.</w:t>
      </w:r>
    </w:p>
    <w:p w14:paraId="473DEC68" w14:textId="77777777" w:rsidR="00FE4BE9" w:rsidRPr="00A03B6C" w:rsidRDefault="00FE4BE9" w:rsidP="0095341F">
      <w:pPr>
        <w:pStyle w:val="ListParagraph"/>
        <w:spacing w:before="140" w:line="288" w:lineRule="auto"/>
        <w:ind w:left="450"/>
        <w:rPr>
          <w:rFonts w:ascii="Times New Roman" w:eastAsia="Calibri" w:hAnsi="Times New Roman" w:cs="Times New Roman"/>
          <w:sz w:val="26"/>
          <w:szCs w:val="26"/>
          <w:lang w:val="es-ES"/>
        </w:rPr>
      </w:pPr>
      <w:r w:rsidRPr="00A03B6C">
        <w:rPr>
          <w:rFonts w:ascii="Times New Roman" w:eastAsia="Calibri" w:hAnsi="Times New Roman" w:cs="Times New Roman"/>
          <w:b/>
          <w:sz w:val="26"/>
          <w:szCs w:val="26"/>
          <w:lang w:val="es-ES"/>
        </w:rPr>
        <w:t xml:space="preserve">           Chương 3</w:t>
      </w:r>
      <w:r w:rsidRPr="00A03B6C">
        <w:rPr>
          <w:rFonts w:ascii="Times New Roman" w:eastAsia="Calibri" w:hAnsi="Times New Roman" w:cs="Times New Roman"/>
          <w:sz w:val="26"/>
          <w:szCs w:val="26"/>
          <w:lang w:val="es-ES"/>
        </w:rPr>
        <w:t>: Kiểm thử hệ thống và đánh giá độ chính xác, tốc độ của hệ thống.</w:t>
      </w:r>
    </w:p>
    <w:p w14:paraId="2DA331FE" w14:textId="77777777" w:rsidR="00FE4BE9" w:rsidRPr="00A03B6C"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A03B6C">
        <w:rPr>
          <w:rFonts w:ascii="Times New Roman" w:eastAsia="Calibri" w:hAnsi="Times New Roman" w:cs="Times New Roman"/>
          <w:b/>
          <w:sz w:val="26"/>
          <w:szCs w:val="26"/>
          <w:lang w:val="es-ES"/>
        </w:rPr>
        <w:t xml:space="preserve">Phần kết luận </w:t>
      </w:r>
    </w:p>
    <w:p w14:paraId="68C19970" w14:textId="77777777" w:rsidR="009E6C32" w:rsidRPr="00A03B6C" w:rsidRDefault="00FE4BE9" w:rsidP="009E6C32">
      <w:pPr>
        <w:pStyle w:val="ListParagraph"/>
        <w:spacing w:before="140" w:line="288" w:lineRule="auto"/>
        <w:ind w:left="450"/>
        <w:rPr>
          <w:rFonts w:ascii="Times New Roman" w:eastAsia="Calibri" w:hAnsi="Times New Roman" w:cs="Times New Roman"/>
          <w:sz w:val="26"/>
          <w:szCs w:val="26"/>
          <w:lang w:val="es-ES"/>
        </w:rPr>
      </w:pPr>
      <w:r w:rsidRPr="00A03B6C">
        <w:rPr>
          <w:rFonts w:ascii="Times New Roman" w:eastAsia="Calibri" w:hAnsi="Times New Roman" w:cs="Times New Roman"/>
          <w:sz w:val="26"/>
          <w:szCs w:val="26"/>
          <w:lang w:val="es-ES"/>
        </w:rPr>
        <w:t xml:space="preserve">           Trình bày kết quả đạt được và hướng phát triển hệ thống.</w:t>
      </w:r>
    </w:p>
    <w:p w14:paraId="6628586B" w14:textId="77777777" w:rsidR="009E6C32" w:rsidRPr="00A03B6C" w:rsidRDefault="009E6C32">
      <w:pPr>
        <w:spacing w:line="240" w:lineRule="auto"/>
        <w:jc w:val="left"/>
        <w:rPr>
          <w:rFonts w:eastAsia="Calibri"/>
          <w:sz w:val="26"/>
          <w:szCs w:val="26"/>
          <w:lang w:val="es-ES" w:eastAsia="ja-JP"/>
        </w:rPr>
      </w:pPr>
      <w:r w:rsidRPr="00A03B6C">
        <w:rPr>
          <w:rFonts w:eastAsia="Calibri"/>
          <w:sz w:val="26"/>
          <w:szCs w:val="26"/>
          <w:lang w:val="es-ES"/>
        </w:rPr>
        <w:br w:type="page"/>
      </w:r>
    </w:p>
    <w:p w14:paraId="34D4EEF1" w14:textId="77777777" w:rsidR="00721549" w:rsidRPr="00A03B6C" w:rsidRDefault="00D730FF" w:rsidP="00701632">
      <w:pPr>
        <w:pStyle w:val="Heading1"/>
        <w:spacing w:before="140" w:line="288" w:lineRule="auto"/>
        <w:jc w:val="center"/>
        <w:rPr>
          <w:bCs w:val="0"/>
          <w:sz w:val="32"/>
          <w:szCs w:val="32"/>
          <w:lang w:val="es-ES"/>
        </w:rPr>
      </w:pPr>
      <w:bookmarkStart w:id="59" w:name="_Toc471898026"/>
      <w:bookmarkStart w:id="60" w:name="_Toc479692676"/>
      <w:bookmarkStart w:id="61" w:name="_Toc479696555"/>
      <w:bookmarkStart w:id="62" w:name="_Toc479696642"/>
      <w:bookmarkStart w:id="63" w:name="_Toc481681295"/>
      <w:bookmarkStart w:id="64" w:name="_Toc482441504"/>
      <w:r w:rsidRPr="00A03B6C">
        <w:rPr>
          <w:bCs w:val="0"/>
          <w:sz w:val="32"/>
          <w:szCs w:val="32"/>
          <w:lang w:val="es-ES"/>
        </w:rPr>
        <w:lastRenderedPageBreak/>
        <w:t>PHẦN NỘI DUNG</w:t>
      </w:r>
      <w:bookmarkEnd w:id="59"/>
      <w:bookmarkEnd w:id="60"/>
      <w:bookmarkEnd w:id="61"/>
      <w:bookmarkEnd w:id="62"/>
      <w:bookmarkEnd w:id="63"/>
      <w:bookmarkEnd w:id="64"/>
    </w:p>
    <w:p w14:paraId="67DF66DE" w14:textId="77777777" w:rsidR="00746220" w:rsidRPr="00A03B6C" w:rsidRDefault="00FC1684" w:rsidP="00277876">
      <w:pPr>
        <w:pStyle w:val="Heading1"/>
        <w:spacing w:before="140" w:line="276" w:lineRule="auto"/>
        <w:jc w:val="center"/>
        <w:rPr>
          <w:bCs w:val="0"/>
          <w:sz w:val="28"/>
          <w:szCs w:val="28"/>
          <w:lang w:val="es-ES"/>
        </w:rPr>
      </w:pPr>
      <w:bookmarkStart w:id="65" w:name="_Toc471898027"/>
      <w:bookmarkStart w:id="66" w:name="_Toc479692677"/>
      <w:bookmarkStart w:id="67" w:name="_Toc479696556"/>
      <w:bookmarkStart w:id="68" w:name="_Toc479696643"/>
      <w:bookmarkStart w:id="69" w:name="_Toc481681296"/>
      <w:bookmarkStart w:id="70" w:name="_Toc482441505"/>
      <w:r w:rsidRPr="00A03B6C">
        <w:rPr>
          <w:bCs w:val="0"/>
          <w:sz w:val="28"/>
          <w:szCs w:val="28"/>
          <w:lang w:val="es-ES"/>
        </w:rPr>
        <w:t>CHƯƠNG</w:t>
      </w:r>
      <w:r w:rsidR="00ED75FC" w:rsidRPr="00A03B6C">
        <w:rPr>
          <w:bCs w:val="0"/>
          <w:sz w:val="28"/>
          <w:szCs w:val="28"/>
          <w:lang w:val="es-ES"/>
        </w:rPr>
        <w:t xml:space="preserve"> </w:t>
      </w:r>
      <w:r w:rsidR="000678CD" w:rsidRPr="00A03B6C">
        <w:rPr>
          <w:bCs w:val="0"/>
          <w:sz w:val="28"/>
          <w:szCs w:val="28"/>
          <w:lang w:val="es-ES"/>
        </w:rPr>
        <w:t>1</w:t>
      </w:r>
      <w:bookmarkEnd w:id="65"/>
      <w:bookmarkEnd w:id="66"/>
      <w:bookmarkEnd w:id="67"/>
      <w:bookmarkEnd w:id="68"/>
      <w:bookmarkEnd w:id="69"/>
      <w:bookmarkEnd w:id="70"/>
    </w:p>
    <w:p w14:paraId="007A5241" w14:textId="77777777" w:rsidR="00746220" w:rsidRPr="00A03B6C" w:rsidRDefault="000678CD" w:rsidP="00277876">
      <w:pPr>
        <w:pStyle w:val="Heading1"/>
        <w:spacing w:before="140" w:line="276" w:lineRule="auto"/>
        <w:jc w:val="center"/>
        <w:rPr>
          <w:bCs w:val="0"/>
          <w:sz w:val="28"/>
          <w:szCs w:val="28"/>
          <w:lang w:val="es-ES"/>
        </w:rPr>
      </w:pPr>
      <w:bookmarkStart w:id="71" w:name="_Toc467528027"/>
      <w:bookmarkStart w:id="72" w:name="_Toc467819138"/>
      <w:bookmarkStart w:id="73" w:name="_Toc468254189"/>
      <w:bookmarkStart w:id="74" w:name="_Toc468556590"/>
      <w:bookmarkStart w:id="75" w:name="_Toc468608676"/>
      <w:bookmarkStart w:id="76" w:name="_Toc468685482"/>
      <w:bookmarkStart w:id="77" w:name="_Toc468692142"/>
      <w:bookmarkStart w:id="78" w:name="_Toc471898028"/>
      <w:bookmarkStart w:id="79" w:name="_Toc479692678"/>
      <w:bookmarkStart w:id="80" w:name="_Toc479696557"/>
      <w:bookmarkStart w:id="81" w:name="_Toc479696644"/>
      <w:bookmarkStart w:id="82" w:name="_Toc481681297"/>
      <w:bookmarkStart w:id="83" w:name="_Toc482441506"/>
      <w:r w:rsidRPr="00A03B6C">
        <w:rPr>
          <w:bCs w:val="0"/>
          <w:sz w:val="28"/>
          <w:szCs w:val="28"/>
          <w:lang w:val="es-ES"/>
        </w:rPr>
        <w:t>MÔ TẢ BÀI TOÁN</w:t>
      </w:r>
      <w:bookmarkEnd w:id="71"/>
      <w:bookmarkEnd w:id="72"/>
      <w:bookmarkEnd w:id="73"/>
      <w:bookmarkEnd w:id="74"/>
      <w:bookmarkEnd w:id="75"/>
      <w:bookmarkEnd w:id="76"/>
      <w:bookmarkEnd w:id="77"/>
      <w:bookmarkEnd w:id="78"/>
      <w:bookmarkEnd w:id="79"/>
      <w:bookmarkEnd w:id="80"/>
      <w:bookmarkEnd w:id="81"/>
      <w:bookmarkEnd w:id="82"/>
      <w:bookmarkEnd w:id="83"/>
    </w:p>
    <w:p w14:paraId="6FB247E6" w14:textId="77777777" w:rsidR="00C33854" w:rsidRPr="00A03B6C" w:rsidRDefault="00A54266" w:rsidP="00114247">
      <w:pPr>
        <w:pStyle w:val="Heading2"/>
        <w:spacing w:before="140" w:line="276" w:lineRule="auto"/>
        <w:rPr>
          <w:sz w:val="26"/>
          <w:szCs w:val="26"/>
          <w:lang w:val="es-ES" w:eastAsia="vi-VN"/>
        </w:rPr>
      </w:pPr>
      <w:bookmarkStart w:id="84" w:name="_Toc471898029"/>
      <w:bookmarkStart w:id="85" w:name="_Toc479692679"/>
      <w:bookmarkStart w:id="86" w:name="_Toc479696558"/>
      <w:bookmarkStart w:id="87" w:name="_Toc479696645"/>
      <w:bookmarkStart w:id="88" w:name="_Toc481681298"/>
      <w:bookmarkStart w:id="89" w:name="_Toc482441507"/>
      <w:r w:rsidRPr="00A03B6C">
        <w:rPr>
          <w:bCs w:val="0"/>
          <w:sz w:val="26"/>
          <w:szCs w:val="26"/>
          <w:lang w:val="es-ES"/>
        </w:rPr>
        <w:t>1</w:t>
      </w:r>
      <w:r w:rsidR="009E12E0" w:rsidRPr="00A03B6C">
        <w:rPr>
          <w:bCs w:val="0"/>
          <w:sz w:val="26"/>
          <w:szCs w:val="26"/>
          <w:lang w:val="es-ES"/>
        </w:rPr>
        <w:t xml:space="preserve">. </w:t>
      </w:r>
      <w:r w:rsidR="009C40EC" w:rsidRPr="00A03B6C">
        <w:rPr>
          <w:sz w:val="26"/>
          <w:szCs w:val="26"/>
          <w:lang w:val="es-ES" w:eastAsia="vi-VN"/>
        </w:rPr>
        <w:t xml:space="preserve">Mô tả </w:t>
      </w:r>
      <w:r w:rsidR="00EE512B" w:rsidRPr="00A03B6C">
        <w:rPr>
          <w:sz w:val="26"/>
          <w:szCs w:val="26"/>
          <w:lang w:val="es-ES" w:eastAsia="vi-VN"/>
        </w:rPr>
        <w:t>chi tiết bài toán</w:t>
      </w:r>
      <w:bookmarkEnd w:id="84"/>
      <w:bookmarkEnd w:id="85"/>
      <w:bookmarkEnd w:id="86"/>
      <w:bookmarkEnd w:id="87"/>
      <w:bookmarkEnd w:id="88"/>
      <w:bookmarkEnd w:id="89"/>
    </w:p>
    <w:p w14:paraId="4C171112" w14:textId="0DFA9954" w:rsidR="00C879C7" w:rsidRDefault="009B302B" w:rsidP="006F0998">
      <w:pPr>
        <w:spacing w:before="120" w:line="288" w:lineRule="auto"/>
        <w:ind w:firstLine="284"/>
        <w:rPr>
          <w:sz w:val="26"/>
          <w:szCs w:val="26"/>
          <w:lang w:val="es-ES" w:eastAsia="vi-VN"/>
        </w:rPr>
      </w:pPr>
      <w:r w:rsidRPr="00A03B6C">
        <w:rPr>
          <w:sz w:val="26"/>
          <w:szCs w:val="26"/>
          <w:lang w:val="es-ES" w:eastAsia="vi-VN"/>
        </w:rPr>
        <w:t xml:space="preserve">     </w:t>
      </w:r>
      <w:r w:rsidR="0078538F" w:rsidRPr="00A03B6C">
        <w:rPr>
          <w:sz w:val="26"/>
          <w:szCs w:val="26"/>
          <w:lang w:val="es-ES" w:eastAsia="vi-VN"/>
        </w:rPr>
        <w:t xml:space="preserve">Hệ thống </w:t>
      </w:r>
      <w:r w:rsidR="00E65C12" w:rsidRPr="00E65C12">
        <w:rPr>
          <w:sz w:val="26"/>
          <w:szCs w:val="26"/>
          <w:lang w:val="es-ES" w:eastAsia="vi-VN"/>
        </w:rPr>
        <w:t>Trợ Lý Ảo</w:t>
      </w:r>
      <w:r w:rsidR="0078538F" w:rsidRPr="00A03B6C">
        <w:rPr>
          <w:sz w:val="26"/>
          <w:szCs w:val="26"/>
          <w:lang w:val="es-ES" w:eastAsia="vi-VN"/>
        </w:rPr>
        <w:t xml:space="preserve"> phục vụ công tác đấu thầu</w:t>
      </w:r>
      <w:r w:rsidR="00C879C7">
        <w:rPr>
          <w:sz w:val="26"/>
          <w:szCs w:val="26"/>
          <w:lang w:val="es-ES" w:eastAsia="vi-VN"/>
        </w:rPr>
        <w:t>,</w:t>
      </w:r>
      <w:r w:rsidR="0078538F" w:rsidRPr="00A03B6C">
        <w:rPr>
          <w:sz w:val="26"/>
          <w:szCs w:val="26"/>
          <w:lang w:val="es-ES" w:eastAsia="vi-VN"/>
        </w:rPr>
        <w:t xml:space="preserve"> nhằm mục đích cập nhật cho người dùng thông tin nhanh </w:t>
      </w:r>
      <w:r w:rsidR="00E345ED">
        <w:rPr>
          <w:sz w:val="26"/>
          <w:szCs w:val="26"/>
          <w:lang w:val="es-ES" w:eastAsia="vi-VN"/>
        </w:rPr>
        <w:t xml:space="preserve">chóng, </w:t>
      </w:r>
      <w:r w:rsidR="0078538F" w:rsidRPr="00A03B6C">
        <w:rPr>
          <w:sz w:val="26"/>
          <w:szCs w:val="26"/>
          <w:lang w:val="es-ES" w:eastAsia="vi-VN"/>
        </w:rPr>
        <w:t xml:space="preserve">chính xác nhất về các gói </w:t>
      </w:r>
      <w:r w:rsidR="00701691">
        <w:rPr>
          <w:sz w:val="26"/>
          <w:szCs w:val="26"/>
          <w:lang w:val="es-ES" w:eastAsia="vi-VN"/>
        </w:rPr>
        <w:t xml:space="preserve">thầu được đăng tải trên trang web </w:t>
      </w:r>
      <w:r w:rsidR="00E2602F">
        <w:rPr>
          <w:sz w:val="26"/>
          <w:szCs w:val="26"/>
          <w:lang w:val="es-ES" w:eastAsia="vi-VN"/>
        </w:rPr>
        <w:t>Đấu thầu điện tử</w:t>
      </w:r>
      <w:r w:rsidR="00701691">
        <w:rPr>
          <w:sz w:val="26"/>
          <w:szCs w:val="26"/>
          <w:lang w:val="es-ES" w:eastAsia="vi-VN"/>
        </w:rPr>
        <w:t xml:space="preserve"> của </w:t>
      </w:r>
      <w:r w:rsidR="00E578B1">
        <w:rPr>
          <w:sz w:val="26"/>
          <w:szCs w:val="26"/>
          <w:lang w:val="es-ES" w:eastAsia="vi-VN"/>
        </w:rPr>
        <w:t>Bộ Kế hoạch và Đầu tư</w:t>
      </w:r>
      <w:r w:rsidR="0078538F" w:rsidRPr="00A03B6C">
        <w:rPr>
          <w:sz w:val="26"/>
          <w:szCs w:val="26"/>
          <w:lang w:val="es-ES" w:eastAsia="vi-VN"/>
        </w:rPr>
        <w:t>.</w:t>
      </w:r>
      <w:r w:rsidR="006C4263">
        <w:rPr>
          <w:sz w:val="26"/>
          <w:szCs w:val="26"/>
          <w:lang w:val="es-ES" w:eastAsia="vi-VN"/>
        </w:rPr>
        <w:t xml:space="preserve"> Chức năng quan trọng nhất của hệ thống là</w:t>
      </w:r>
      <w:r w:rsidR="006C4263" w:rsidRPr="00A03B6C">
        <w:rPr>
          <w:sz w:val="26"/>
          <w:szCs w:val="26"/>
          <w:lang w:val="es-ES" w:eastAsia="vi-VN"/>
        </w:rPr>
        <w:t xml:space="preserve"> tự động lấy thông tin các gói thầu mới nhất </w:t>
      </w:r>
      <w:r w:rsidR="006C4263">
        <w:rPr>
          <w:sz w:val="26"/>
          <w:szCs w:val="26"/>
          <w:lang w:val="es-ES" w:eastAsia="vi-VN"/>
        </w:rPr>
        <w:t>từ trang web đấu thầu về</w:t>
      </w:r>
      <w:r w:rsidR="006C4263" w:rsidRPr="00A03B6C">
        <w:rPr>
          <w:sz w:val="26"/>
          <w:szCs w:val="26"/>
          <w:lang w:val="es-ES" w:eastAsia="vi-VN"/>
        </w:rPr>
        <w:t xml:space="preserve"> lưu vào cơ sở dữ liệu</w:t>
      </w:r>
      <w:r w:rsidR="006C4263">
        <w:rPr>
          <w:sz w:val="26"/>
          <w:szCs w:val="26"/>
          <w:lang w:val="es-ES" w:eastAsia="vi-VN"/>
        </w:rPr>
        <w:t>,</w:t>
      </w:r>
      <w:r w:rsidR="006C4263" w:rsidRPr="00A03B6C">
        <w:rPr>
          <w:sz w:val="26"/>
          <w:szCs w:val="26"/>
          <w:lang w:val="es-ES" w:eastAsia="vi-VN"/>
        </w:rPr>
        <w:t xml:space="preserve"> sau đó</w:t>
      </w:r>
      <w:r w:rsidR="006C4263">
        <w:rPr>
          <w:sz w:val="26"/>
          <w:szCs w:val="26"/>
          <w:lang w:val="es-ES" w:eastAsia="vi-VN"/>
        </w:rPr>
        <w:t xml:space="preserve"> hệ thống</w:t>
      </w:r>
      <w:r w:rsidR="006C4263" w:rsidRPr="00A03B6C">
        <w:rPr>
          <w:sz w:val="26"/>
          <w:szCs w:val="26"/>
          <w:lang w:val="es-ES" w:eastAsia="vi-VN"/>
        </w:rPr>
        <w:t xml:space="preserve"> dựa vào</w:t>
      </w:r>
      <w:r w:rsidR="006C4263">
        <w:rPr>
          <w:sz w:val="26"/>
          <w:szCs w:val="26"/>
          <w:lang w:val="es-ES" w:eastAsia="vi-VN"/>
        </w:rPr>
        <w:t xml:space="preserve"> từ khóa mà người dùng đã cài đặt</w:t>
      </w:r>
      <w:r w:rsidR="006C4263" w:rsidRPr="00A03B6C">
        <w:rPr>
          <w:sz w:val="26"/>
          <w:szCs w:val="26"/>
          <w:lang w:val="es-ES" w:eastAsia="vi-VN"/>
        </w:rPr>
        <w:t xml:space="preserve"> sẽ gửi </w:t>
      </w:r>
      <w:r w:rsidR="006C4263">
        <w:rPr>
          <w:sz w:val="26"/>
          <w:szCs w:val="26"/>
          <w:lang w:val="es-ES" w:eastAsia="vi-VN"/>
        </w:rPr>
        <w:t>email chứa nội dung là</w:t>
      </w:r>
      <w:r w:rsidR="006C4263" w:rsidRPr="00A03B6C">
        <w:rPr>
          <w:sz w:val="26"/>
          <w:szCs w:val="26"/>
          <w:lang w:val="es-ES" w:eastAsia="vi-VN"/>
        </w:rPr>
        <w:t xml:space="preserve"> các gói thầu liên quan</w:t>
      </w:r>
      <w:r w:rsidR="006C4263">
        <w:rPr>
          <w:sz w:val="26"/>
          <w:szCs w:val="26"/>
          <w:lang w:val="es-ES" w:eastAsia="vi-VN"/>
        </w:rPr>
        <w:t xml:space="preserve"> đến từ khóa đó đến người dùng</w:t>
      </w:r>
      <w:r w:rsidR="006C4263" w:rsidRPr="00A03B6C">
        <w:rPr>
          <w:sz w:val="26"/>
          <w:szCs w:val="26"/>
          <w:lang w:val="es-ES" w:eastAsia="vi-VN"/>
        </w:rPr>
        <w:t xml:space="preserve">. </w:t>
      </w:r>
    </w:p>
    <w:p w14:paraId="407E79AD" w14:textId="773F2262" w:rsidR="0078538F" w:rsidRPr="00A03B6C" w:rsidRDefault="0078538F" w:rsidP="006F0998">
      <w:pPr>
        <w:spacing w:before="120" w:line="288" w:lineRule="auto"/>
        <w:ind w:firstLine="709"/>
        <w:rPr>
          <w:sz w:val="26"/>
          <w:szCs w:val="26"/>
          <w:lang w:val="es-ES" w:eastAsia="vi-VN"/>
        </w:rPr>
      </w:pPr>
      <w:r w:rsidRPr="00A03B6C">
        <w:rPr>
          <w:sz w:val="26"/>
          <w:szCs w:val="26"/>
          <w:lang w:val="es-ES" w:eastAsia="vi-VN"/>
        </w:rPr>
        <w:t>Hệ thống cho phép người sử dụng thực hiện các chức năng quản lý tài khoản, quản lý email,</w:t>
      </w:r>
      <w:r w:rsidR="006C4263">
        <w:rPr>
          <w:sz w:val="26"/>
          <w:szCs w:val="26"/>
          <w:lang w:val="es-ES" w:eastAsia="vi-VN"/>
        </w:rPr>
        <w:t xml:space="preserve"> cài đặt từ khóa liên quan đến gói thầu. Bên cạnh đó hệ thống còn</w:t>
      </w:r>
      <w:r w:rsidRPr="00A03B6C">
        <w:rPr>
          <w:sz w:val="26"/>
          <w:szCs w:val="26"/>
          <w:lang w:val="es-ES" w:eastAsia="vi-VN"/>
        </w:rPr>
        <w:t xml:space="preserve"> giúp người quản trị dễ dàng quản lý các tài khoản, kiểm</w:t>
      </w:r>
      <w:r w:rsidR="006C4263">
        <w:rPr>
          <w:sz w:val="26"/>
          <w:szCs w:val="26"/>
          <w:lang w:val="es-ES" w:eastAsia="vi-VN"/>
        </w:rPr>
        <w:t xml:space="preserve"> soát trạng thái của người dùng, quản lý việc gửi email chứa gói thầu mà người dùng quan tâm.</w:t>
      </w:r>
    </w:p>
    <w:p w14:paraId="04E6CDBB" w14:textId="1FFD0495" w:rsidR="008E4D08" w:rsidRDefault="003F5B90" w:rsidP="006F0998">
      <w:pPr>
        <w:spacing w:before="120" w:line="288" w:lineRule="auto"/>
        <w:rPr>
          <w:sz w:val="26"/>
          <w:szCs w:val="26"/>
          <w:lang w:val="es-ES" w:eastAsia="vi-VN"/>
        </w:rPr>
      </w:pPr>
      <w:r>
        <w:rPr>
          <w:sz w:val="26"/>
          <w:szCs w:val="26"/>
          <w:lang w:val="es-ES" w:eastAsia="vi-VN"/>
        </w:rPr>
        <w:t xml:space="preserve">     </w:t>
      </w:r>
      <w:r w:rsidR="008E4D08" w:rsidRPr="00A03B6C">
        <w:rPr>
          <w:sz w:val="26"/>
          <w:szCs w:val="26"/>
          <w:lang w:val="es-ES" w:eastAsia="vi-VN"/>
        </w:rPr>
        <w:t xml:space="preserve">Hệ thống </w:t>
      </w:r>
      <w:r w:rsidR="006C4263" w:rsidRPr="00E65C12">
        <w:rPr>
          <w:sz w:val="26"/>
          <w:szCs w:val="26"/>
          <w:lang w:val="es-ES" w:eastAsia="vi-VN"/>
        </w:rPr>
        <w:t>Trợ Lý Ảo</w:t>
      </w:r>
      <w:r w:rsidR="006C4263" w:rsidRPr="00A03B6C">
        <w:rPr>
          <w:sz w:val="26"/>
          <w:szCs w:val="26"/>
          <w:lang w:val="es-ES" w:eastAsia="vi-VN"/>
        </w:rPr>
        <w:t xml:space="preserve"> </w:t>
      </w:r>
      <w:r w:rsidR="008E4D08" w:rsidRPr="00A03B6C">
        <w:rPr>
          <w:sz w:val="26"/>
          <w:szCs w:val="26"/>
          <w:lang w:val="es-ES" w:eastAsia="vi-VN"/>
        </w:rPr>
        <w:t>được xây dựng chủ yếu cung cấp thông tin mới nhất về các gói thầu cho người dùng. Hệ thống được thiết kế cho hai nhóm người dùng chính là quản trị viên và người sử</w:t>
      </w:r>
      <w:r w:rsidR="00E176C1">
        <w:rPr>
          <w:sz w:val="26"/>
          <w:szCs w:val="26"/>
          <w:lang w:val="es-ES" w:eastAsia="vi-VN"/>
        </w:rPr>
        <w:t xml:space="preserve"> dụng với mỗi nhóm người dùng có</w:t>
      </w:r>
      <w:r w:rsidR="008E4D08" w:rsidRPr="00A03B6C">
        <w:rPr>
          <w:sz w:val="26"/>
          <w:szCs w:val="26"/>
          <w:lang w:val="es-ES" w:eastAsia="vi-VN"/>
        </w:rPr>
        <w:t xml:space="preserve"> các chức năng cụ thể.</w:t>
      </w:r>
    </w:p>
    <w:p w14:paraId="2EBF54CB" w14:textId="18F39DCE" w:rsidR="0065228A" w:rsidRPr="00A03B6C" w:rsidRDefault="0065228A" w:rsidP="003F5B90">
      <w:pPr>
        <w:spacing w:before="120" w:line="240" w:lineRule="auto"/>
        <w:rPr>
          <w:sz w:val="26"/>
          <w:szCs w:val="26"/>
          <w:lang w:val="es-ES" w:eastAsia="vi-VN"/>
        </w:rPr>
      </w:pPr>
    </w:p>
    <w:p w14:paraId="431CE9AF" w14:textId="37313F51" w:rsidR="006A7383" w:rsidRDefault="002D18F1" w:rsidP="006A7383">
      <w:pPr>
        <w:pStyle w:val="Caption"/>
        <w:jc w:val="center"/>
        <w:rPr>
          <w:rFonts w:ascii="Times New Roman" w:hAnsi="Times New Roman" w:cs="Times New Roman"/>
          <w:lang w:val="es-ES"/>
        </w:rPr>
      </w:pPr>
      <w:r>
        <w:rPr>
          <w:rFonts w:ascii="Times New Roman" w:hAnsi="Times New Roman" w:cs="Times New Roman"/>
          <w:noProof/>
          <w:lang w:val="vi-VN" w:eastAsia="vi-VN"/>
        </w:rPr>
        <w:drawing>
          <wp:inline distT="0" distB="0" distL="0" distR="0" wp14:anchorId="7F996BCA" wp14:editId="50DCFC1D">
            <wp:extent cx="5351228" cy="29432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368" cy="2943852"/>
                    </a:xfrm>
                    <a:prstGeom prst="rect">
                      <a:avLst/>
                    </a:prstGeom>
                    <a:noFill/>
                    <a:ln>
                      <a:noFill/>
                    </a:ln>
                  </pic:spPr>
                </pic:pic>
              </a:graphicData>
            </a:graphic>
          </wp:inline>
        </w:drawing>
      </w:r>
    </w:p>
    <w:p w14:paraId="35F90F2A" w14:textId="77777777" w:rsidR="006A7383" w:rsidRDefault="006A7383" w:rsidP="006A7383">
      <w:pPr>
        <w:pStyle w:val="Caption"/>
        <w:jc w:val="center"/>
        <w:rPr>
          <w:rFonts w:ascii="Times New Roman" w:hAnsi="Times New Roman" w:cs="Times New Roman"/>
          <w:lang w:val="es-ES"/>
        </w:rPr>
      </w:pPr>
    </w:p>
    <w:p w14:paraId="256F3E1A" w14:textId="39BEA0D1" w:rsidR="008A0587" w:rsidRDefault="00D742ED" w:rsidP="006A7383">
      <w:pPr>
        <w:pStyle w:val="Caption"/>
        <w:jc w:val="center"/>
        <w:rPr>
          <w:rFonts w:ascii="Times New Roman" w:hAnsi="Times New Roman" w:cs="Times New Roman"/>
          <w:sz w:val="26"/>
          <w:szCs w:val="26"/>
          <w:lang w:val="es-ES" w:eastAsia="vi-VN"/>
        </w:rPr>
      </w:pPr>
      <w:bookmarkStart w:id="90" w:name="_Toc482377640"/>
      <w:bookmarkStart w:id="91" w:name="_Toc482441575"/>
      <w:r w:rsidRPr="006A7383">
        <w:rPr>
          <w:rFonts w:ascii="Times New Roman" w:hAnsi="Times New Roman" w:cs="Times New Roman"/>
          <w:lang w:val="es-ES"/>
        </w:rPr>
        <w:t xml:space="preserve">Hình </w:t>
      </w:r>
      <w:r w:rsidRPr="006A7383">
        <w:rPr>
          <w:rFonts w:ascii="Times New Roman" w:hAnsi="Times New Roman" w:cs="Times New Roman"/>
        </w:rPr>
        <w:fldChar w:fldCharType="begin"/>
      </w:r>
      <w:r w:rsidRPr="006A7383">
        <w:rPr>
          <w:rFonts w:ascii="Times New Roman" w:hAnsi="Times New Roman" w:cs="Times New Roman"/>
          <w:lang w:val="es-ES"/>
        </w:rPr>
        <w:instrText xml:space="preserve"> SEQ Hình \* ARABIC </w:instrText>
      </w:r>
      <w:r w:rsidRPr="006A7383">
        <w:rPr>
          <w:rFonts w:ascii="Times New Roman" w:hAnsi="Times New Roman" w:cs="Times New Roman"/>
        </w:rPr>
        <w:fldChar w:fldCharType="separate"/>
      </w:r>
      <w:r w:rsidR="00480C89">
        <w:rPr>
          <w:rFonts w:ascii="Times New Roman" w:hAnsi="Times New Roman" w:cs="Times New Roman"/>
          <w:noProof/>
          <w:lang w:val="es-ES"/>
        </w:rPr>
        <w:t>3</w:t>
      </w:r>
      <w:r w:rsidRPr="006A7383">
        <w:rPr>
          <w:rFonts w:ascii="Times New Roman" w:hAnsi="Times New Roman" w:cs="Times New Roman"/>
        </w:rPr>
        <w:fldChar w:fldCharType="end"/>
      </w:r>
      <w:r w:rsidR="00A04983" w:rsidRPr="006A7383">
        <w:rPr>
          <w:rFonts w:ascii="Times New Roman" w:hAnsi="Times New Roman" w:cs="Times New Roman"/>
          <w:sz w:val="26"/>
          <w:szCs w:val="26"/>
          <w:lang w:val="es-ES" w:eastAsia="vi-VN"/>
        </w:rPr>
        <w:t xml:space="preserve">: Sơ đồ tổng quan </w:t>
      </w:r>
      <w:r w:rsidR="0011430C" w:rsidRPr="006A7383">
        <w:rPr>
          <w:rFonts w:ascii="Times New Roman" w:hAnsi="Times New Roman" w:cs="Times New Roman"/>
          <w:sz w:val="26"/>
          <w:szCs w:val="26"/>
          <w:lang w:val="es-ES" w:eastAsia="vi-VN"/>
        </w:rPr>
        <w:t>của</w:t>
      </w:r>
      <w:r w:rsidR="00A04983" w:rsidRPr="006A7383">
        <w:rPr>
          <w:rFonts w:ascii="Times New Roman" w:hAnsi="Times New Roman" w:cs="Times New Roman"/>
          <w:sz w:val="26"/>
          <w:szCs w:val="26"/>
          <w:lang w:val="es-ES" w:eastAsia="vi-VN"/>
        </w:rPr>
        <w:t xml:space="preserve"> hệ thống Trợ Lý Ảo</w:t>
      </w:r>
      <w:bookmarkEnd w:id="90"/>
      <w:bookmarkEnd w:id="91"/>
    </w:p>
    <w:p w14:paraId="2E9A2D43" w14:textId="271850CB" w:rsidR="006A7383" w:rsidRDefault="00A04983" w:rsidP="00396F2C">
      <w:pPr>
        <w:pStyle w:val="ListParagraph"/>
        <w:numPr>
          <w:ilvl w:val="0"/>
          <w:numId w:val="5"/>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b/>
          <w:sz w:val="26"/>
          <w:szCs w:val="26"/>
          <w:lang w:val="es-ES" w:eastAsia="vi-VN"/>
        </w:rPr>
        <w:lastRenderedPageBreak/>
        <w:t>Q</w:t>
      </w:r>
      <w:r w:rsidR="008E4D08" w:rsidRPr="00A03B6C">
        <w:rPr>
          <w:rFonts w:ascii="Times New Roman" w:hAnsi="Times New Roman" w:cs="Times New Roman"/>
          <w:b/>
          <w:sz w:val="26"/>
          <w:szCs w:val="26"/>
          <w:lang w:val="es-ES" w:eastAsia="vi-VN"/>
        </w:rPr>
        <w:t>uản trị hệ thống</w:t>
      </w:r>
    </w:p>
    <w:p w14:paraId="6BC71F48" w14:textId="77777777" w:rsidR="008E4D08" w:rsidRDefault="008E4D08" w:rsidP="00EC65ED">
      <w:pPr>
        <w:pStyle w:val="ListParagraph"/>
        <w:spacing w:before="200" w:line="288" w:lineRule="auto"/>
        <w:ind w:left="851" w:firstLine="142"/>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Người dùng thuộc nhóm quản trị hệ thống có thể thực hiện các công việc liên quan đến quản lý danh sách người dùng. Các chức năng cho quản trị hệ thống bao gồ</w:t>
      </w:r>
      <w:r w:rsidR="0081394D">
        <w:rPr>
          <w:rFonts w:ascii="Times New Roman" w:hAnsi="Times New Roman" w:cs="Times New Roman"/>
          <w:sz w:val="26"/>
          <w:szCs w:val="26"/>
          <w:lang w:val="es-ES" w:eastAsia="vi-VN"/>
        </w:rPr>
        <w:t>m:</w:t>
      </w:r>
    </w:p>
    <w:p w14:paraId="5107F2FC" w14:textId="602EE714" w:rsidR="00EC65ED" w:rsidRDefault="00EC65ED" w:rsidP="00EF1CD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EC65ED">
        <w:rPr>
          <w:rFonts w:ascii="Times New Roman" w:hAnsi="Times New Roman" w:cs="Times New Roman"/>
          <w:sz w:val="26"/>
          <w:szCs w:val="26"/>
          <w:lang w:val="es-ES" w:eastAsia="vi-VN"/>
        </w:rPr>
        <w:t>Quản lý và cập nhật gói thầu: người quản trị có thể cập nhật thủ công các gói thầu mới nhấ</w:t>
      </w:r>
      <w:r w:rsidR="0065228A">
        <w:rPr>
          <w:rFonts w:ascii="Times New Roman" w:hAnsi="Times New Roman" w:cs="Times New Roman"/>
          <w:sz w:val="26"/>
          <w:szCs w:val="26"/>
          <w:lang w:val="es-ES" w:eastAsia="vi-VN"/>
        </w:rPr>
        <w:t xml:space="preserve">t, </w:t>
      </w:r>
      <w:r w:rsidRPr="00EC65ED">
        <w:rPr>
          <w:rFonts w:ascii="Times New Roman" w:hAnsi="Times New Roman" w:cs="Times New Roman"/>
          <w:sz w:val="26"/>
          <w:szCs w:val="26"/>
          <w:lang w:val="es-ES" w:eastAsia="vi-VN"/>
        </w:rPr>
        <w:t>xóa các gói thầu, ẩn hoặc cho hiển thị các gói thầu mà mình muốn.</w:t>
      </w:r>
    </w:p>
    <w:p w14:paraId="390181B1" w14:textId="4D14C430" w:rsidR="008E4D08" w:rsidRPr="00EC65ED" w:rsidRDefault="008E4D08" w:rsidP="00EF1CD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EC65ED">
        <w:rPr>
          <w:rFonts w:ascii="Times New Roman" w:hAnsi="Times New Roman" w:cs="Times New Roman"/>
          <w:sz w:val="26"/>
          <w:szCs w:val="26"/>
          <w:lang w:val="es-ES" w:eastAsia="vi-VN"/>
        </w:rPr>
        <w:t>Chỉnh sửa thông tin của ngườ</w:t>
      </w:r>
      <w:r w:rsidR="00FF1006" w:rsidRPr="00EC65ED">
        <w:rPr>
          <w:rFonts w:ascii="Times New Roman" w:hAnsi="Times New Roman" w:cs="Times New Roman"/>
          <w:sz w:val="26"/>
          <w:szCs w:val="26"/>
          <w:lang w:val="es-ES" w:eastAsia="vi-VN"/>
        </w:rPr>
        <w:t>i dùng: người quản trị có thể chỉnh sửa thông tin đăng ký của người dùng bao gồm: họ tên, email, mật khẩu. Ngoài ra người sử dụng có thể điểu chỉnh trạng thái của người dùng:</w:t>
      </w:r>
      <w:r w:rsidR="00513181">
        <w:rPr>
          <w:rFonts w:ascii="Times New Roman" w:hAnsi="Times New Roman" w:cs="Times New Roman"/>
          <w:sz w:val="26"/>
          <w:szCs w:val="26"/>
          <w:lang w:val="es-ES" w:eastAsia="vi-VN"/>
        </w:rPr>
        <w:t xml:space="preserve"> hoạt động/ngừng hoạt động</w:t>
      </w:r>
      <w:r w:rsidR="00FF1006" w:rsidRPr="00EC65ED">
        <w:rPr>
          <w:rFonts w:ascii="Times New Roman" w:hAnsi="Times New Roman" w:cs="Times New Roman"/>
          <w:sz w:val="26"/>
          <w:szCs w:val="26"/>
          <w:lang w:val="es-ES" w:eastAsia="vi-VN"/>
        </w:rPr>
        <w:t xml:space="preserve">. Nếu trạng thái là </w:t>
      </w:r>
      <w:r w:rsidR="00513181">
        <w:rPr>
          <w:rFonts w:ascii="Times New Roman" w:hAnsi="Times New Roman" w:cs="Times New Roman"/>
          <w:sz w:val="26"/>
          <w:szCs w:val="26"/>
          <w:lang w:val="es-ES" w:eastAsia="vi-VN"/>
        </w:rPr>
        <w:t>ngừng hoạt động</w:t>
      </w:r>
      <w:r w:rsidR="00FF1006" w:rsidRPr="00EC65ED">
        <w:rPr>
          <w:rFonts w:ascii="Times New Roman" w:hAnsi="Times New Roman" w:cs="Times New Roman"/>
          <w:sz w:val="26"/>
          <w:szCs w:val="26"/>
          <w:lang w:val="es-ES" w:eastAsia="vi-VN"/>
        </w:rPr>
        <w:t xml:space="preserve"> thì người dùng không thể</w:t>
      </w:r>
      <w:r w:rsidR="00E04022" w:rsidRPr="00EC65ED">
        <w:rPr>
          <w:rFonts w:ascii="Times New Roman" w:hAnsi="Times New Roman" w:cs="Times New Roman"/>
          <w:sz w:val="26"/>
          <w:szCs w:val="26"/>
          <w:lang w:val="es-ES" w:eastAsia="vi-VN"/>
        </w:rPr>
        <w:t xml:space="preserve"> đă</w:t>
      </w:r>
      <w:r w:rsidR="00FF1006" w:rsidRPr="00EC65ED">
        <w:rPr>
          <w:rFonts w:ascii="Times New Roman" w:hAnsi="Times New Roman" w:cs="Times New Roman"/>
          <w:sz w:val="26"/>
          <w:szCs w:val="26"/>
          <w:lang w:val="es-ES" w:eastAsia="vi-VN"/>
        </w:rPr>
        <w:t>ng nhập vào hệ thống được</w:t>
      </w:r>
      <w:r w:rsidR="00E04022" w:rsidRPr="00EC65ED">
        <w:rPr>
          <w:rFonts w:ascii="Times New Roman" w:hAnsi="Times New Roman" w:cs="Times New Roman"/>
          <w:sz w:val="26"/>
          <w:szCs w:val="26"/>
          <w:lang w:val="es-ES" w:eastAsia="vi-VN"/>
        </w:rPr>
        <w:t>.</w:t>
      </w:r>
    </w:p>
    <w:p w14:paraId="09D93C78" w14:textId="26E3644D" w:rsidR="008E4D08" w:rsidRPr="00A03B6C" w:rsidRDefault="008E4D08" w:rsidP="00396F2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Thêm tài khoản mớ</w:t>
      </w:r>
      <w:r w:rsidR="0058481B">
        <w:rPr>
          <w:rFonts w:ascii="Times New Roman" w:hAnsi="Times New Roman" w:cs="Times New Roman"/>
          <w:sz w:val="26"/>
          <w:szCs w:val="26"/>
          <w:lang w:val="es-ES" w:eastAsia="vi-VN"/>
        </w:rPr>
        <w:t>i: n</w:t>
      </w:r>
      <w:r w:rsidR="00FF1006" w:rsidRPr="00A03B6C">
        <w:rPr>
          <w:rFonts w:ascii="Times New Roman" w:hAnsi="Times New Roman" w:cs="Times New Roman"/>
          <w:sz w:val="26"/>
          <w:szCs w:val="26"/>
          <w:lang w:val="es-ES" w:eastAsia="vi-VN"/>
        </w:rPr>
        <w:t xml:space="preserve">gười quản trị có thể thêm tài khoản mới vào hệ thống với tùy chọn mức độ là người dùng hoặc </w:t>
      </w:r>
      <w:r w:rsidR="004331CE">
        <w:rPr>
          <w:rFonts w:ascii="Times New Roman" w:hAnsi="Times New Roman" w:cs="Times New Roman"/>
          <w:sz w:val="26"/>
          <w:szCs w:val="26"/>
          <w:lang w:val="es-ES" w:eastAsia="vi-VN"/>
        </w:rPr>
        <w:t>quản trị viên</w:t>
      </w:r>
      <w:r w:rsidR="00FF1006" w:rsidRPr="00A03B6C">
        <w:rPr>
          <w:rFonts w:ascii="Times New Roman" w:hAnsi="Times New Roman" w:cs="Times New Roman"/>
          <w:sz w:val="26"/>
          <w:szCs w:val="26"/>
          <w:lang w:val="es-ES" w:eastAsia="vi-VN"/>
        </w:rPr>
        <w:t>.</w:t>
      </w:r>
    </w:p>
    <w:p w14:paraId="6DF180E9" w14:textId="0357BAC7" w:rsidR="008E4D08" w:rsidRPr="00A03B6C" w:rsidRDefault="008E4D08" w:rsidP="00396F2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Xem thông tin tài khoản của mình</w:t>
      </w:r>
      <w:r w:rsidR="00E04022" w:rsidRPr="00A03B6C">
        <w:rPr>
          <w:rFonts w:ascii="Times New Roman" w:hAnsi="Times New Roman" w:cs="Times New Roman"/>
          <w:sz w:val="26"/>
          <w:szCs w:val="26"/>
          <w:lang w:val="es-ES" w:eastAsia="vi-VN"/>
        </w:rPr>
        <w:t>: cũng như người sử dụ</w:t>
      </w:r>
      <w:r w:rsidR="000031ED">
        <w:rPr>
          <w:rFonts w:ascii="Times New Roman" w:hAnsi="Times New Roman" w:cs="Times New Roman"/>
          <w:sz w:val="26"/>
          <w:szCs w:val="26"/>
          <w:lang w:val="es-ES" w:eastAsia="vi-VN"/>
        </w:rPr>
        <w:t>ng, n</w:t>
      </w:r>
      <w:r w:rsidR="00E04022" w:rsidRPr="00A03B6C">
        <w:rPr>
          <w:rFonts w:ascii="Times New Roman" w:hAnsi="Times New Roman" w:cs="Times New Roman"/>
          <w:sz w:val="26"/>
          <w:szCs w:val="26"/>
          <w:lang w:val="es-ES" w:eastAsia="vi-VN"/>
        </w:rPr>
        <w:t>gười quản trị cũng có thể xem thông tin tài khoản của mình. Ngoài ra người sử dụng còn có thể cập nhật ảnh đại diện cho tài khoản.</w:t>
      </w:r>
    </w:p>
    <w:p w14:paraId="64EB691F" w14:textId="0925694E" w:rsidR="008E4D08" w:rsidRDefault="008E4D08" w:rsidP="00396F2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Thay đổi thông tin tài khoản</w:t>
      </w:r>
      <w:r w:rsidR="00966E99" w:rsidRPr="00A03B6C">
        <w:rPr>
          <w:rFonts w:ascii="Times New Roman" w:hAnsi="Times New Roman" w:cs="Times New Roman"/>
          <w:sz w:val="26"/>
          <w:szCs w:val="26"/>
          <w:lang w:val="es-ES" w:eastAsia="vi-VN"/>
        </w:rPr>
        <w:t xml:space="preserve"> của mình</w:t>
      </w:r>
      <w:r w:rsidR="0058481B">
        <w:rPr>
          <w:rFonts w:ascii="Times New Roman" w:hAnsi="Times New Roman" w:cs="Times New Roman"/>
          <w:sz w:val="26"/>
          <w:szCs w:val="26"/>
          <w:lang w:val="es-ES" w:eastAsia="vi-VN"/>
        </w:rPr>
        <w:t>: n</w:t>
      </w:r>
      <w:r w:rsidR="00E04022" w:rsidRPr="00A03B6C">
        <w:rPr>
          <w:rFonts w:ascii="Times New Roman" w:hAnsi="Times New Roman" w:cs="Times New Roman"/>
          <w:sz w:val="26"/>
          <w:szCs w:val="26"/>
          <w:lang w:val="es-ES" w:eastAsia="vi-VN"/>
        </w:rPr>
        <w:t>gười quản trị có thể thay đổi thông tin tài khoản của mình bao gồm họ tên, email, mật khẩu.</w:t>
      </w:r>
    </w:p>
    <w:p w14:paraId="362CBB7B" w14:textId="06E96C8F" w:rsidR="00EC65ED" w:rsidRDefault="00EC65ED" w:rsidP="00EC65ED">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Pr>
          <w:rFonts w:ascii="Times New Roman" w:hAnsi="Times New Roman" w:cs="Times New Roman"/>
          <w:sz w:val="26"/>
          <w:szCs w:val="26"/>
          <w:lang w:val="es-ES" w:eastAsia="vi-VN"/>
        </w:rPr>
        <w:t>Xem nội dung email gửi đến ngườ</w:t>
      </w:r>
      <w:r w:rsidR="0058481B">
        <w:rPr>
          <w:rFonts w:ascii="Times New Roman" w:hAnsi="Times New Roman" w:cs="Times New Roman"/>
          <w:sz w:val="26"/>
          <w:szCs w:val="26"/>
          <w:lang w:val="es-ES" w:eastAsia="vi-VN"/>
        </w:rPr>
        <w:t>i dùng: n</w:t>
      </w:r>
      <w:r>
        <w:rPr>
          <w:rFonts w:ascii="Times New Roman" w:hAnsi="Times New Roman" w:cs="Times New Roman"/>
          <w:sz w:val="26"/>
          <w:szCs w:val="26"/>
          <w:lang w:val="es-ES" w:eastAsia="vi-VN"/>
        </w:rPr>
        <w:t>gười quản trị có thể xem nội dung email chứa các gói thầu được gửi đến người dùng.</w:t>
      </w:r>
    </w:p>
    <w:p w14:paraId="6D2122C4" w14:textId="345037C0" w:rsidR="00EC65ED" w:rsidRDefault="00EC65ED" w:rsidP="00EF1CD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EC65ED">
        <w:rPr>
          <w:rFonts w:ascii="Times New Roman" w:hAnsi="Times New Roman" w:cs="Times New Roman"/>
          <w:sz w:val="26"/>
          <w:szCs w:val="26"/>
          <w:lang w:val="es-ES" w:eastAsia="vi-VN"/>
        </w:rPr>
        <w:t>Gửi email đên ngườ</w:t>
      </w:r>
      <w:r w:rsidR="0058481B">
        <w:rPr>
          <w:rFonts w:ascii="Times New Roman" w:hAnsi="Times New Roman" w:cs="Times New Roman"/>
          <w:sz w:val="26"/>
          <w:szCs w:val="26"/>
          <w:lang w:val="es-ES" w:eastAsia="vi-VN"/>
        </w:rPr>
        <w:t>i dùng: n</w:t>
      </w:r>
      <w:r w:rsidRPr="00EC65ED">
        <w:rPr>
          <w:rFonts w:ascii="Times New Roman" w:hAnsi="Times New Roman" w:cs="Times New Roman"/>
          <w:sz w:val="26"/>
          <w:szCs w:val="26"/>
          <w:lang w:val="es-ES" w:eastAsia="vi-VN"/>
        </w:rPr>
        <w:t>gười quản trị có thể gửi email thủ công đến từng người dùng hoặc tất cả người dùng mà không cần chờ đến lịch hẹn gử</w:t>
      </w:r>
      <w:r w:rsidR="000031ED">
        <w:rPr>
          <w:rFonts w:ascii="Times New Roman" w:hAnsi="Times New Roman" w:cs="Times New Roman"/>
          <w:sz w:val="26"/>
          <w:szCs w:val="26"/>
          <w:lang w:val="es-ES" w:eastAsia="vi-VN"/>
        </w:rPr>
        <w:t>i email.</w:t>
      </w:r>
    </w:p>
    <w:p w14:paraId="2B3FA52D" w14:textId="77777777" w:rsidR="004E7E7F" w:rsidRPr="00153F64" w:rsidRDefault="004E7E7F" w:rsidP="00EF1CD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153F64">
        <w:rPr>
          <w:rFonts w:ascii="Times New Roman" w:hAnsi="Times New Roman" w:cs="Times New Roman"/>
          <w:sz w:val="26"/>
          <w:szCs w:val="26"/>
          <w:lang w:val="es-ES" w:eastAsia="vi-VN"/>
        </w:rPr>
        <w:t>Xem thống kê về các thành phần của hệ thống như: số lượng các gói thầu theo lĩnh vực.</w:t>
      </w:r>
    </w:p>
    <w:p w14:paraId="43B07F72" w14:textId="77777777" w:rsidR="008E4D08" w:rsidRPr="00A03B6C" w:rsidRDefault="00522111" w:rsidP="00396F2C">
      <w:pPr>
        <w:pStyle w:val="ListParagraph"/>
        <w:numPr>
          <w:ilvl w:val="0"/>
          <w:numId w:val="5"/>
        </w:numPr>
        <w:spacing w:before="200" w:line="288" w:lineRule="auto"/>
        <w:ind w:left="851" w:hanging="284"/>
        <w:rPr>
          <w:rFonts w:ascii="Times New Roman" w:hAnsi="Times New Roman" w:cs="Times New Roman"/>
          <w:b/>
          <w:sz w:val="26"/>
          <w:szCs w:val="26"/>
          <w:lang w:val="es-ES" w:eastAsia="vi-VN"/>
        </w:rPr>
      </w:pPr>
      <w:r w:rsidRPr="00A03B6C">
        <w:rPr>
          <w:rFonts w:ascii="Times New Roman" w:hAnsi="Times New Roman" w:cs="Times New Roman"/>
          <w:b/>
          <w:sz w:val="26"/>
          <w:szCs w:val="26"/>
          <w:lang w:val="es-ES" w:eastAsia="vi-VN"/>
        </w:rPr>
        <w:t>Người sử dụng</w:t>
      </w:r>
    </w:p>
    <w:p w14:paraId="651618EB" w14:textId="65050F2F" w:rsidR="00522111" w:rsidRPr="00A03B6C" w:rsidRDefault="00522111" w:rsidP="00153F64">
      <w:pPr>
        <w:pStyle w:val="ListParagraph"/>
        <w:spacing w:before="200" w:line="288" w:lineRule="auto"/>
        <w:ind w:left="567" w:firstLine="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Đây là nhóm người chủ yếu mà hệ thống hướng đế</w:t>
      </w:r>
      <w:r w:rsidR="0058481B">
        <w:rPr>
          <w:rFonts w:ascii="Times New Roman" w:hAnsi="Times New Roman" w:cs="Times New Roman"/>
          <w:sz w:val="26"/>
          <w:szCs w:val="26"/>
          <w:lang w:val="es-ES" w:eastAsia="vi-VN"/>
        </w:rPr>
        <w:t>n. n</w:t>
      </w:r>
      <w:r w:rsidRPr="00A03B6C">
        <w:rPr>
          <w:rFonts w:ascii="Times New Roman" w:hAnsi="Times New Roman" w:cs="Times New Roman"/>
          <w:sz w:val="26"/>
          <w:szCs w:val="26"/>
          <w:lang w:val="es-ES" w:eastAsia="vi-VN"/>
        </w:rPr>
        <w:t>gười sử dụng có các chức năng chính như sau:</w:t>
      </w:r>
    </w:p>
    <w:p w14:paraId="1BC6EDC7" w14:textId="0ACB0851" w:rsidR="00E04022" w:rsidRPr="00A03B6C" w:rsidRDefault="00E04022" w:rsidP="00153F64">
      <w:pPr>
        <w:pStyle w:val="ListParagraph"/>
        <w:numPr>
          <w:ilvl w:val="0"/>
          <w:numId w:val="8"/>
        </w:numPr>
        <w:tabs>
          <w:tab w:val="left" w:pos="851"/>
        </w:tabs>
        <w:spacing w:before="200" w:line="288" w:lineRule="auto"/>
        <w:ind w:left="567" w:firstLine="0"/>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Đăng ký tài khoả</w:t>
      </w:r>
      <w:r w:rsidR="0058481B">
        <w:rPr>
          <w:rFonts w:ascii="Times New Roman" w:hAnsi="Times New Roman" w:cs="Times New Roman"/>
          <w:sz w:val="26"/>
          <w:szCs w:val="26"/>
          <w:lang w:val="es-ES" w:eastAsia="vi-VN"/>
        </w:rPr>
        <w:t>n: đ</w:t>
      </w:r>
      <w:r w:rsidRPr="00A03B6C">
        <w:rPr>
          <w:rFonts w:ascii="Times New Roman" w:hAnsi="Times New Roman" w:cs="Times New Roman"/>
          <w:sz w:val="26"/>
          <w:szCs w:val="26"/>
          <w:lang w:val="es-ES" w:eastAsia="vi-VN"/>
        </w:rPr>
        <w:t xml:space="preserve">ối với người </w:t>
      </w:r>
      <w:r w:rsidR="0058481B">
        <w:rPr>
          <w:rFonts w:ascii="Times New Roman" w:hAnsi="Times New Roman" w:cs="Times New Roman"/>
          <w:sz w:val="26"/>
          <w:szCs w:val="26"/>
          <w:lang w:val="es-ES" w:eastAsia="vi-VN"/>
        </w:rPr>
        <w:t>sử dụng</w:t>
      </w:r>
      <w:r w:rsidRPr="00A03B6C">
        <w:rPr>
          <w:rFonts w:ascii="Times New Roman" w:hAnsi="Times New Roman" w:cs="Times New Roman"/>
          <w:sz w:val="26"/>
          <w:szCs w:val="26"/>
          <w:lang w:val="es-ES" w:eastAsia="vi-VN"/>
        </w:rPr>
        <w:t xml:space="preserve"> chưa có tài khoản chỉ cần đăng ký thông tin bao gồ</w:t>
      </w:r>
      <w:r w:rsidR="00153F64">
        <w:rPr>
          <w:rFonts w:ascii="Times New Roman" w:hAnsi="Times New Roman" w:cs="Times New Roman"/>
          <w:sz w:val="26"/>
          <w:szCs w:val="26"/>
          <w:lang w:val="es-ES" w:eastAsia="vi-VN"/>
        </w:rPr>
        <w:t>m h</w:t>
      </w:r>
      <w:r w:rsidRPr="00A03B6C">
        <w:rPr>
          <w:rFonts w:ascii="Times New Roman" w:hAnsi="Times New Roman" w:cs="Times New Roman"/>
          <w:sz w:val="26"/>
          <w:szCs w:val="26"/>
          <w:lang w:val="es-ES" w:eastAsia="vi-VN"/>
        </w:rPr>
        <w:t>ọ tên, email là có thể đăng nhập vào hệ thống.</w:t>
      </w:r>
    </w:p>
    <w:p w14:paraId="399CAF2E" w14:textId="5E17CC52" w:rsidR="00E04022" w:rsidRPr="00A03B6C" w:rsidRDefault="00E04022" w:rsidP="00396F2C">
      <w:pPr>
        <w:pStyle w:val="ListParagraph"/>
        <w:numPr>
          <w:ilvl w:val="0"/>
          <w:numId w:val="8"/>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lastRenderedPageBreak/>
        <w:t>Đăng nhậ</w:t>
      </w:r>
      <w:r w:rsidR="0058481B">
        <w:rPr>
          <w:rFonts w:ascii="Times New Roman" w:hAnsi="Times New Roman" w:cs="Times New Roman"/>
          <w:sz w:val="26"/>
          <w:szCs w:val="26"/>
          <w:lang w:val="es-ES" w:eastAsia="vi-VN"/>
        </w:rPr>
        <w:t>p: k</w:t>
      </w:r>
      <w:r w:rsidRPr="00A03B6C">
        <w:rPr>
          <w:rFonts w:ascii="Times New Roman" w:hAnsi="Times New Roman" w:cs="Times New Roman"/>
          <w:sz w:val="26"/>
          <w:szCs w:val="26"/>
          <w:lang w:val="es-ES" w:eastAsia="vi-VN"/>
        </w:rPr>
        <w:t>hi có tài khoản, người dùng đăng nhập bằng email và mật khẩu để vào hệ thống.</w:t>
      </w:r>
    </w:p>
    <w:p w14:paraId="4AF940EA" w14:textId="020F328C" w:rsidR="00522111" w:rsidRPr="00A03B6C" w:rsidRDefault="00522111" w:rsidP="00396F2C">
      <w:pPr>
        <w:pStyle w:val="ListParagraph"/>
        <w:numPr>
          <w:ilvl w:val="0"/>
          <w:numId w:val="7"/>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Xem danh sách tất cả các gói thầu mới nhất của hệ thố</w:t>
      </w:r>
      <w:r w:rsidR="00E04022" w:rsidRPr="00A03B6C">
        <w:rPr>
          <w:rFonts w:ascii="Times New Roman" w:hAnsi="Times New Roman" w:cs="Times New Roman"/>
          <w:sz w:val="26"/>
          <w:szCs w:val="26"/>
          <w:lang w:val="es-ES" w:eastAsia="vi-VN"/>
        </w:rPr>
        <w:t>ng: ở mục trang chủ, người dùng có thể xem danh sách các gói thầu mới nhất được cập nhật theo nhiều chủ đề.</w:t>
      </w:r>
      <w:r w:rsidR="003078BA" w:rsidRPr="00A03B6C">
        <w:rPr>
          <w:rFonts w:ascii="Times New Roman" w:hAnsi="Times New Roman" w:cs="Times New Roman"/>
          <w:sz w:val="26"/>
          <w:szCs w:val="26"/>
          <w:lang w:val="es-ES" w:eastAsia="vi-VN"/>
        </w:rPr>
        <w:t xml:space="preserve"> Người </w:t>
      </w:r>
      <w:r w:rsidR="0058481B">
        <w:rPr>
          <w:rFonts w:ascii="Times New Roman" w:hAnsi="Times New Roman" w:cs="Times New Roman"/>
          <w:sz w:val="26"/>
          <w:szCs w:val="26"/>
          <w:lang w:val="es-ES" w:eastAsia="vi-VN"/>
        </w:rPr>
        <w:t>sử dụng</w:t>
      </w:r>
      <w:r w:rsidR="003078BA" w:rsidRPr="00A03B6C">
        <w:rPr>
          <w:rFonts w:ascii="Times New Roman" w:hAnsi="Times New Roman" w:cs="Times New Roman"/>
          <w:sz w:val="26"/>
          <w:szCs w:val="26"/>
          <w:lang w:val="es-ES" w:eastAsia="vi-VN"/>
        </w:rPr>
        <w:t xml:space="preserve"> nhấp vào liên kết để xem thông tin chi tiết của mỗi gói thầu.</w:t>
      </w:r>
    </w:p>
    <w:p w14:paraId="573C3C9B" w14:textId="77777777" w:rsidR="00522111" w:rsidRPr="00A03B6C" w:rsidRDefault="00522111" w:rsidP="00396F2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Xem thông tin tài khoản</w:t>
      </w:r>
      <w:r w:rsidR="00E04022" w:rsidRPr="00A03B6C">
        <w:rPr>
          <w:rFonts w:ascii="Times New Roman" w:hAnsi="Times New Roman" w:cs="Times New Roman"/>
          <w:sz w:val="26"/>
          <w:szCs w:val="26"/>
          <w:lang w:val="es-ES" w:eastAsia="vi-VN"/>
        </w:rPr>
        <w:t>: người sử dụng có thể xem thông tin tài khoản của mình. Ngoài ra người sử dụng còn có thể cập nhật ảnh đại diện cho tài khoản.</w:t>
      </w:r>
    </w:p>
    <w:p w14:paraId="3CEDD9DB" w14:textId="3B13311C" w:rsidR="00E04022" w:rsidRPr="00A03B6C" w:rsidRDefault="00522111" w:rsidP="00396F2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Cập nhật và chỉnh sửa thông tin tài khoả</w:t>
      </w:r>
      <w:r w:rsidR="00D9384F">
        <w:rPr>
          <w:rFonts w:ascii="Times New Roman" w:hAnsi="Times New Roman" w:cs="Times New Roman"/>
          <w:sz w:val="26"/>
          <w:szCs w:val="26"/>
          <w:lang w:val="es-ES" w:eastAsia="vi-VN"/>
        </w:rPr>
        <w:t>n: n</w:t>
      </w:r>
      <w:r w:rsidR="00E04022" w:rsidRPr="00A03B6C">
        <w:rPr>
          <w:rFonts w:ascii="Times New Roman" w:hAnsi="Times New Roman" w:cs="Times New Roman"/>
          <w:sz w:val="26"/>
          <w:szCs w:val="26"/>
          <w:lang w:val="es-ES" w:eastAsia="vi-VN"/>
        </w:rPr>
        <w:t>gười sử dụng có thể thay đổi thông tin tài khoản của mình bao gồm họ tên, email, mật khẩu.</w:t>
      </w:r>
    </w:p>
    <w:p w14:paraId="0BCB6E58" w14:textId="690FAA0A" w:rsidR="00522111" w:rsidRPr="00A03B6C" w:rsidRDefault="00E04022" w:rsidP="00396F2C">
      <w:pPr>
        <w:pStyle w:val="ListParagraph"/>
        <w:numPr>
          <w:ilvl w:val="0"/>
          <w:numId w:val="6"/>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Xem danh sách từ</w:t>
      </w:r>
      <w:r w:rsidR="00D9384F">
        <w:rPr>
          <w:rFonts w:ascii="Times New Roman" w:hAnsi="Times New Roman" w:cs="Times New Roman"/>
          <w:sz w:val="26"/>
          <w:szCs w:val="26"/>
          <w:lang w:val="es-ES" w:eastAsia="vi-VN"/>
        </w:rPr>
        <w:t xml:space="preserve"> khóa: n</w:t>
      </w:r>
      <w:r w:rsidRPr="00A03B6C">
        <w:rPr>
          <w:rFonts w:ascii="Times New Roman" w:hAnsi="Times New Roman" w:cs="Times New Roman"/>
          <w:sz w:val="26"/>
          <w:szCs w:val="26"/>
          <w:lang w:val="es-ES" w:eastAsia="vi-VN"/>
        </w:rPr>
        <w:t xml:space="preserve">gười sử dụng có thể xem danh sách các từ khóa mà mình đã thêm vào tại mục Quản lý từ khóa. </w:t>
      </w:r>
    </w:p>
    <w:p w14:paraId="1654D9E6" w14:textId="03C0A93A" w:rsidR="00522111" w:rsidRPr="00A03B6C" w:rsidRDefault="00522111" w:rsidP="00396F2C">
      <w:pPr>
        <w:pStyle w:val="ListParagraph"/>
        <w:numPr>
          <w:ilvl w:val="0"/>
          <w:numId w:val="7"/>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Thêm từ khóa về gói thầ</w:t>
      </w:r>
      <w:r w:rsidR="00D9384F">
        <w:rPr>
          <w:rFonts w:ascii="Times New Roman" w:hAnsi="Times New Roman" w:cs="Times New Roman"/>
          <w:sz w:val="26"/>
          <w:szCs w:val="26"/>
          <w:lang w:val="es-ES" w:eastAsia="vi-VN"/>
        </w:rPr>
        <w:t>u mà mình quan tâm: đ</w:t>
      </w:r>
      <w:r w:rsidR="00E04022" w:rsidRPr="00A03B6C">
        <w:rPr>
          <w:rFonts w:ascii="Times New Roman" w:hAnsi="Times New Roman" w:cs="Times New Roman"/>
          <w:sz w:val="26"/>
          <w:szCs w:val="26"/>
          <w:lang w:val="es-ES" w:eastAsia="vi-VN"/>
        </w:rPr>
        <w:t>ể biết thông tin chính xác về các gói thầu mình quan tâm, người sử dụng có thể thêm từ khóa vào trong mục Quản lý từ khóa.</w:t>
      </w:r>
    </w:p>
    <w:p w14:paraId="5037FB4F" w14:textId="6601D3A4" w:rsidR="00522111" w:rsidRPr="00A03B6C" w:rsidRDefault="00522111" w:rsidP="00396F2C">
      <w:pPr>
        <w:pStyle w:val="ListParagraph"/>
        <w:numPr>
          <w:ilvl w:val="0"/>
          <w:numId w:val="7"/>
        </w:numPr>
        <w:spacing w:before="200" w:line="288" w:lineRule="auto"/>
        <w:ind w:left="851" w:hanging="284"/>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Xem danh sách các gói thầu có liên quan đến từ khóa củ</w:t>
      </w:r>
      <w:r w:rsidR="00E04022" w:rsidRPr="00A03B6C">
        <w:rPr>
          <w:rFonts w:ascii="Times New Roman" w:hAnsi="Times New Roman" w:cs="Times New Roman"/>
          <w:sz w:val="26"/>
          <w:szCs w:val="26"/>
          <w:lang w:val="es-ES" w:eastAsia="vi-VN"/>
        </w:rPr>
        <w:t xml:space="preserve">a mình: </w:t>
      </w:r>
      <w:r w:rsidR="00D9384F">
        <w:rPr>
          <w:rFonts w:ascii="Times New Roman" w:hAnsi="Times New Roman" w:cs="Times New Roman"/>
          <w:sz w:val="26"/>
          <w:szCs w:val="26"/>
          <w:lang w:val="es-ES" w:eastAsia="vi-VN"/>
        </w:rPr>
        <w:t>d</w:t>
      </w:r>
      <w:r w:rsidR="00E65C12">
        <w:rPr>
          <w:rFonts w:ascii="Times New Roman" w:hAnsi="Times New Roman" w:cs="Times New Roman"/>
          <w:sz w:val="26"/>
          <w:szCs w:val="26"/>
          <w:lang w:val="es-ES" w:eastAsia="vi-VN"/>
        </w:rPr>
        <w:t>a</w:t>
      </w:r>
      <w:r w:rsidR="003078BA" w:rsidRPr="00A03B6C">
        <w:rPr>
          <w:rFonts w:ascii="Times New Roman" w:hAnsi="Times New Roman" w:cs="Times New Roman"/>
          <w:sz w:val="26"/>
          <w:szCs w:val="26"/>
          <w:lang w:val="es-ES" w:eastAsia="vi-VN"/>
        </w:rPr>
        <w:t xml:space="preserve">nh sách các gói thầu liên quan chỉ hiện thị </w:t>
      </w:r>
      <w:r w:rsidR="00E04022" w:rsidRPr="00A03B6C">
        <w:rPr>
          <w:rFonts w:ascii="Times New Roman" w:hAnsi="Times New Roman" w:cs="Times New Roman"/>
          <w:sz w:val="26"/>
          <w:szCs w:val="26"/>
          <w:lang w:val="es-ES" w:eastAsia="vi-VN"/>
        </w:rPr>
        <w:t>khi người sử dụ</w:t>
      </w:r>
      <w:r w:rsidR="003078BA" w:rsidRPr="00A03B6C">
        <w:rPr>
          <w:rFonts w:ascii="Times New Roman" w:hAnsi="Times New Roman" w:cs="Times New Roman"/>
          <w:sz w:val="26"/>
          <w:szCs w:val="26"/>
          <w:lang w:val="es-ES" w:eastAsia="vi-VN"/>
        </w:rPr>
        <w:t>ng đã nhập vào từ khóa và trong cơ sở dữ liệu có gói thầu liên quan đến từ khóa đó. Người dùng nhấp vào liên kết để xem thông tin chi tiết của mỗi gói thầu.</w:t>
      </w:r>
    </w:p>
    <w:p w14:paraId="0EB0ECBB" w14:textId="1CE469DA" w:rsidR="003078BA" w:rsidRPr="00A03B6C" w:rsidRDefault="00AE4515" w:rsidP="006F0998">
      <w:pPr>
        <w:spacing w:before="200" w:line="288" w:lineRule="auto"/>
        <w:ind w:firstLine="426"/>
        <w:rPr>
          <w:sz w:val="26"/>
          <w:szCs w:val="26"/>
          <w:lang w:val="es-ES" w:eastAsia="vi-VN"/>
        </w:rPr>
      </w:pPr>
      <w:r w:rsidRPr="00A03B6C">
        <w:rPr>
          <w:sz w:val="26"/>
          <w:szCs w:val="26"/>
          <w:lang w:val="es-ES" w:eastAsia="vi-VN"/>
        </w:rPr>
        <w:t>Đặc biệt, n</w:t>
      </w:r>
      <w:r w:rsidR="003078BA" w:rsidRPr="00A03B6C">
        <w:rPr>
          <w:sz w:val="26"/>
          <w:szCs w:val="26"/>
          <w:lang w:val="es-ES" w:eastAsia="vi-VN"/>
        </w:rPr>
        <w:t xml:space="preserve">goài việc sử dụng chức năng của hệ thống trên </w:t>
      </w:r>
      <w:r w:rsidR="00017C39">
        <w:rPr>
          <w:bCs/>
          <w:sz w:val="26"/>
          <w:szCs w:val="26"/>
          <w:lang w:val="es-ES"/>
        </w:rPr>
        <w:t>trang web</w:t>
      </w:r>
      <w:r w:rsidR="003078BA" w:rsidRPr="00A03B6C">
        <w:rPr>
          <w:sz w:val="26"/>
          <w:szCs w:val="26"/>
          <w:lang w:val="es-ES" w:eastAsia="vi-VN"/>
        </w:rPr>
        <w:t>. Hệ thống còn cung cấp thêm tính năng tự động gửi email hằng ngày về thông tin các gói thầu liên quan đến từ khóa cũng như cung cấp một giao diện trên điện thoại Android để người dùng tiện lợi hơn trong quá trình sử dụng.</w:t>
      </w:r>
    </w:p>
    <w:p w14:paraId="34766C0B" w14:textId="77777777" w:rsidR="003078BA" w:rsidRPr="00A03B6C" w:rsidRDefault="003078BA" w:rsidP="006F0998">
      <w:pPr>
        <w:spacing w:before="200" w:line="288" w:lineRule="auto"/>
        <w:ind w:firstLine="426"/>
        <w:rPr>
          <w:sz w:val="26"/>
          <w:szCs w:val="26"/>
          <w:lang w:val="es-ES" w:eastAsia="vi-VN"/>
        </w:rPr>
      </w:pPr>
      <w:r w:rsidRPr="00A03B6C">
        <w:rPr>
          <w:sz w:val="26"/>
          <w:szCs w:val="26"/>
          <w:lang w:val="es-ES" w:eastAsia="vi-VN"/>
        </w:rPr>
        <w:t xml:space="preserve">Phần chức năng trên điện thoại bao gồm những chức năng đơn giản: </w:t>
      </w:r>
    </w:p>
    <w:p w14:paraId="3E1BBEFC" w14:textId="77777777" w:rsidR="003078BA" w:rsidRPr="00A03B6C" w:rsidRDefault="003078BA" w:rsidP="00396F2C">
      <w:pPr>
        <w:pStyle w:val="ListParagraph"/>
        <w:numPr>
          <w:ilvl w:val="0"/>
          <w:numId w:val="9"/>
        </w:numPr>
        <w:spacing w:before="200" w:line="288" w:lineRule="auto"/>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Đăng nhập vào ứng dụng.</w:t>
      </w:r>
    </w:p>
    <w:p w14:paraId="497A8CFB" w14:textId="77777777" w:rsidR="003078BA" w:rsidRPr="00A03B6C" w:rsidRDefault="003078BA" w:rsidP="00396F2C">
      <w:pPr>
        <w:pStyle w:val="ListParagraph"/>
        <w:numPr>
          <w:ilvl w:val="0"/>
          <w:numId w:val="9"/>
        </w:numPr>
        <w:spacing w:before="200" w:line="288" w:lineRule="auto"/>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 xml:space="preserve">Xem danh sách gói thầu mới nhất: Người dùng có thể xem danh sách các gói thầu mới nhất. </w:t>
      </w:r>
      <w:r w:rsidR="00AB04CB" w:rsidRPr="00A03B6C">
        <w:rPr>
          <w:rFonts w:ascii="Times New Roman" w:hAnsi="Times New Roman" w:cs="Times New Roman"/>
          <w:sz w:val="26"/>
          <w:szCs w:val="26"/>
          <w:lang w:val="es-ES" w:eastAsia="vi-VN"/>
        </w:rPr>
        <w:t>Người dùng chọn gói thầu liên kết đến địa chỉ để xem thông tin chi tiết.</w:t>
      </w:r>
    </w:p>
    <w:p w14:paraId="7D7F654D" w14:textId="4FA515FF" w:rsidR="003078BA" w:rsidRPr="00A03B6C" w:rsidRDefault="003078BA" w:rsidP="00396F2C">
      <w:pPr>
        <w:pStyle w:val="ListParagraph"/>
        <w:numPr>
          <w:ilvl w:val="0"/>
          <w:numId w:val="9"/>
        </w:numPr>
        <w:spacing w:before="200" w:line="288" w:lineRule="auto"/>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lastRenderedPageBreak/>
        <w:t>Xem danh sách các gói thầu liên quan đến từ</w:t>
      </w:r>
      <w:r w:rsidR="004C24F7" w:rsidRPr="00A03B6C">
        <w:rPr>
          <w:rFonts w:ascii="Times New Roman" w:hAnsi="Times New Roman" w:cs="Times New Roman"/>
          <w:sz w:val="26"/>
          <w:szCs w:val="26"/>
          <w:lang w:val="es-ES" w:eastAsia="vi-VN"/>
        </w:rPr>
        <w:t xml:space="preserve"> khóa: </w:t>
      </w:r>
      <w:r w:rsidR="00D9384F">
        <w:rPr>
          <w:rFonts w:ascii="Times New Roman" w:hAnsi="Times New Roman" w:cs="Times New Roman"/>
          <w:sz w:val="26"/>
          <w:szCs w:val="26"/>
          <w:lang w:val="es-ES" w:eastAsia="vi-VN"/>
        </w:rPr>
        <w:t>n</w:t>
      </w:r>
      <w:r w:rsidR="00D9384F" w:rsidRPr="00A03B6C">
        <w:rPr>
          <w:rFonts w:ascii="Times New Roman" w:hAnsi="Times New Roman" w:cs="Times New Roman"/>
          <w:sz w:val="26"/>
          <w:szCs w:val="26"/>
          <w:lang w:val="es-ES" w:eastAsia="vi-VN"/>
        </w:rPr>
        <w:t xml:space="preserve">gười </w:t>
      </w:r>
      <w:r w:rsidR="00D9384F">
        <w:rPr>
          <w:rFonts w:ascii="Times New Roman" w:hAnsi="Times New Roman" w:cs="Times New Roman"/>
          <w:sz w:val="26"/>
          <w:szCs w:val="26"/>
          <w:lang w:val="es-ES" w:eastAsia="vi-VN"/>
        </w:rPr>
        <w:t>sử dụng</w:t>
      </w:r>
      <w:r w:rsidR="004C24F7" w:rsidRPr="00A03B6C">
        <w:rPr>
          <w:rFonts w:ascii="Times New Roman" w:hAnsi="Times New Roman" w:cs="Times New Roman"/>
          <w:sz w:val="26"/>
          <w:szCs w:val="26"/>
          <w:lang w:val="es-ES" w:eastAsia="vi-VN"/>
        </w:rPr>
        <w:t xml:space="preserve"> có thể xem danh sách các gói thầu mới nhất</w:t>
      </w:r>
      <w:r w:rsidR="00D9384F">
        <w:rPr>
          <w:rFonts w:ascii="Times New Roman" w:hAnsi="Times New Roman" w:cs="Times New Roman"/>
          <w:sz w:val="26"/>
          <w:szCs w:val="26"/>
          <w:lang w:val="es-ES" w:eastAsia="vi-VN"/>
        </w:rPr>
        <w:t xml:space="preserve"> và</w:t>
      </w:r>
      <w:r w:rsidR="004C24F7" w:rsidRPr="00A03B6C">
        <w:rPr>
          <w:rFonts w:ascii="Times New Roman" w:hAnsi="Times New Roman" w:cs="Times New Roman"/>
          <w:sz w:val="26"/>
          <w:szCs w:val="26"/>
          <w:lang w:val="es-ES" w:eastAsia="vi-VN"/>
        </w:rPr>
        <w:t xml:space="preserve"> chọn gói thầu</w:t>
      </w:r>
      <w:r w:rsidR="00D9384F">
        <w:rPr>
          <w:rFonts w:ascii="Times New Roman" w:hAnsi="Times New Roman" w:cs="Times New Roman"/>
          <w:sz w:val="26"/>
          <w:szCs w:val="26"/>
          <w:lang w:val="es-ES" w:eastAsia="vi-VN"/>
        </w:rPr>
        <w:t xml:space="preserve"> để chuyển hướng</w:t>
      </w:r>
      <w:r w:rsidR="004C24F7" w:rsidRPr="00A03B6C">
        <w:rPr>
          <w:rFonts w:ascii="Times New Roman" w:hAnsi="Times New Roman" w:cs="Times New Roman"/>
          <w:sz w:val="26"/>
          <w:szCs w:val="26"/>
          <w:lang w:val="es-ES" w:eastAsia="vi-VN"/>
        </w:rPr>
        <w:t xml:space="preserve"> liên kết đến địa chỉ để xem thông tin chi tiết.</w:t>
      </w:r>
    </w:p>
    <w:p w14:paraId="1B5E3F4C" w14:textId="72C339BC" w:rsidR="00AE4515" w:rsidRPr="00A03B6C" w:rsidRDefault="00AE4515" w:rsidP="00396F2C">
      <w:pPr>
        <w:pStyle w:val="ListParagraph"/>
        <w:numPr>
          <w:ilvl w:val="0"/>
          <w:numId w:val="9"/>
        </w:numPr>
        <w:spacing w:before="200" w:line="288" w:lineRule="auto"/>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 xml:space="preserve">Quản lý cài đặt từ khóa: </w:t>
      </w:r>
      <w:r w:rsidR="00D9384F">
        <w:rPr>
          <w:rFonts w:ascii="Times New Roman" w:hAnsi="Times New Roman" w:cs="Times New Roman"/>
          <w:sz w:val="26"/>
          <w:szCs w:val="26"/>
          <w:lang w:val="es-ES" w:eastAsia="vi-VN"/>
        </w:rPr>
        <w:t>n</w:t>
      </w:r>
      <w:r w:rsidR="00E65C12" w:rsidRPr="00A03B6C">
        <w:rPr>
          <w:rFonts w:ascii="Times New Roman" w:hAnsi="Times New Roman" w:cs="Times New Roman"/>
          <w:sz w:val="26"/>
          <w:szCs w:val="26"/>
          <w:lang w:val="es-ES" w:eastAsia="vi-VN"/>
        </w:rPr>
        <w:t xml:space="preserve">gười </w:t>
      </w:r>
      <w:r w:rsidR="00D9384F">
        <w:rPr>
          <w:rFonts w:ascii="Times New Roman" w:hAnsi="Times New Roman" w:cs="Times New Roman"/>
          <w:sz w:val="26"/>
          <w:szCs w:val="26"/>
          <w:lang w:val="es-ES" w:eastAsia="vi-VN"/>
        </w:rPr>
        <w:t xml:space="preserve">sử dụng </w:t>
      </w:r>
      <w:r w:rsidRPr="00A03B6C">
        <w:rPr>
          <w:rFonts w:ascii="Times New Roman" w:hAnsi="Times New Roman" w:cs="Times New Roman"/>
          <w:sz w:val="26"/>
          <w:szCs w:val="26"/>
          <w:lang w:val="es-ES" w:eastAsia="vi-VN"/>
        </w:rPr>
        <w:t>có thể thêm, xóa từ khóa.</w:t>
      </w:r>
    </w:p>
    <w:p w14:paraId="09AF180F" w14:textId="779A820B" w:rsidR="00AE4515" w:rsidRPr="00A03B6C" w:rsidRDefault="00AE4515" w:rsidP="00396F2C">
      <w:pPr>
        <w:pStyle w:val="ListParagraph"/>
        <w:numPr>
          <w:ilvl w:val="0"/>
          <w:numId w:val="9"/>
        </w:numPr>
        <w:spacing w:before="200" w:line="288" w:lineRule="auto"/>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 xml:space="preserve">Quản lý thông tin tài khoản: </w:t>
      </w:r>
      <w:r w:rsidR="00D9384F">
        <w:rPr>
          <w:rFonts w:ascii="Times New Roman" w:hAnsi="Times New Roman" w:cs="Times New Roman"/>
          <w:sz w:val="26"/>
          <w:szCs w:val="26"/>
          <w:lang w:val="es-ES" w:eastAsia="vi-VN"/>
        </w:rPr>
        <w:t>n</w:t>
      </w:r>
      <w:r w:rsidR="00D9384F" w:rsidRPr="00A03B6C">
        <w:rPr>
          <w:rFonts w:ascii="Times New Roman" w:hAnsi="Times New Roman" w:cs="Times New Roman"/>
          <w:sz w:val="26"/>
          <w:szCs w:val="26"/>
          <w:lang w:val="es-ES" w:eastAsia="vi-VN"/>
        </w:rPr>
        <w:t xml:space="preserve">gười </w:t>
      </w:r>
      <w:r w:rsidR="00D9384F">
        <w:rPr>
          <w:rFonts w:ascii="Times New Roman" w:hAnsi="Times New Roman" w:cs="Times New Roman"/>
          <w:sz w:val="26"/>
          <w:szCs w:val="26"/>
          <w:lang w:val="es-ES" w:eastAsia="vi-VN"/>
        </w:rPr>
        <w:t>sử dụng</w:t>
      </w:r>
      <w:r w:rsidRPr="00A03B6C">
        <w:rPr>
          <w:rFonts w:ascii="Times New Roman" w:hAnsi="Times New Roman" w:cs="Times New Roman"/>
          <w:sz w:val="26"/>
          <w:szCs w:val="26"/>
          <w:lang w:val="es-ES" w:eastAsia="vi-VN"/>
        </w:rPr>
        <w:t xml:space="preserve"> có thể quản lý, cập nhật thông tin tài khoản của mình trên điện thoại.</w:t>
      </w:r>
    </w:p>
    <w:p w14:paraId="1D3ABBF0" w14:textId="77777777" w:rsidR="006E1F04" w:rsidRPr="00A03B6C" w:rsidRDefault="009B302B" w:rsidP="005E2559">
      <w:pPr>
        <w:pStyle w:val="Heading2"/>
        <w:spacing w:before="100" w:line="288" w:lineRule="auto"/>
        <w:rPr>
          <w:sz w:val="26"/>
          <w:szCs w:val="26"/>
          <w:lang w:val="es-ES"/>
        </w:rPr>
      </w:pPr>
      <w:bookmarkStart w:id="92" w:name="_Toc479692680"/>
      <w:bookmarkStart w:id="93" w:name="_Toc479696559"/>
      <w:bookmarkStart w:id="94" w:name="_Toc479696646"/>
      <w:bookmarkStart w:id="95" w:name="_Toc481681299"/>
      <w:bookmarkStart w:id="96" w:name="_Toc482441508"/>
      <w:r w:rsidRPr="00A03B6C">
        <w:rPr>
          <w:sz w:val="26"/>
          <w:szCs w:val="26"/>
          <w:lang w:val="es-ES" w:eastAsia="vi-VN"/>
        </w:rPr>
        <w:t xml:space="preserve">2. </w:t>
      </w:r>
      <w:r w:rsidR="008C60D1" w:rsidRPr="00A03B6C">
        <w:rPr>
          <w:sz w:val="26"/>
          <w:szCs w:val="26"/>
          <w:lang w:val="es-ES" w:eastAsia="vi-VN"/>
        </w:rPr>
        <w:t>Cơ sở lý thuyết</w:t>
      </w:r>
      <w:bookmarkEnd w:id="92"/>
      <w:bookmarkEnd w:id="93"/>
      <w:bookmarkEnd w:id="94"/>
      <w:bookmarkEnd w:id="95"/>
      <w:bookmarkEnd w:id="96"/>
    </w:p>
    <w:p w14:paraId="71489A69" w14:textId="77777777" w:rsidR="003A69F6" w:rsidRPr="00A03B6C" w:rsidRDefault="003A69F6" w:rsidP="003A69F6">
      <w:pPr>
        <w:pStyle w:val="Heading3"/>
        <w:spacing w:before="140" w:line="288" w:lineRule="auto"/>
        <w:jc w:val="both"/>
        <w:rPr>
          <w:rFonts w:ascii="Times New Roman" w:hAnsi="Times New Roman" w:cs="Times New Roman"/>
          <w:bCs w:val="0"/>
          <w:color w:val="auto"/>
          <w:sz w:val="26"/>
          <w:szCs w:val="26"/>
          <w:lang w:val="es-ES"/>
        </w:rPr>
      </w:pPr>
      <w:bookmarkStart w:id="97" w:name="_Toc471898034"/>
      <w:bookmarkStart w:id="98" w:name="_Toc479692682"/>
      <w:bookmarkStart w:id="99" w:name="_Toc479696561"/>
      <w:bookmarkStart w:id="100" w:name="_Toc479696648"/>
      <w:bookmarkStart w:id="101" w:name="_Toc481681300"/>
      <w:bookmarkStart w:id="102" w:name="_Toc482441509"/>
      <w:bookmarkStart w:id="103" w:name="_Toc479692686"/>
      <w:bookmarkStart w:id="104" w:name="_Toc479696565"/>
      <w:bookmarkStart w:id="105" w:name="_Toc479696652"/>
      <w:bookmarkStart w:id="106" w:name="_Toc481681304"/>
      <w:r>
        <w:rPr>
          <w:rFonts w:ascii="Times New Roman" w:hAnsi="Times New Roman" w:cs="Times New Roman"/>
          <w:bCs w:val="0"/>
          <w:color w:val="auto"/>
          <w:sz w:val="26"/>
          <w:szCs w:val="26"/>
          <w:lang w:val="es-ES"/>
        </w:rPr>
        <w:t>2.</w:t>
      </w:r>
      <w:r w:rsidRPr="00A03B6C">
        <w:rPr>
          <w:rFonts w:ascii="Times New Roman" w:hAnsi="Times New Roman" w:cs="Times New Roman"/>
          <w:bCs w:val="0"/>
          <w:color w:val="auto"/>
          <w:sz w:val="26"/>
          <w:szCs w:val="26"/>
          <w:lang w:val="es-ES"/>
        </w:rPr>
        <w:t xml:space="preserve">1. </w:t>
      </w:r>
      <w:bookmarkEnd w:id="97"/>
      <w:r w:rsidRPr="00A03B6C">
        <w:rPr>
          <w:rFonts w:ascii="Times New Roman" w:hAnsi="Times New Roman" w:cs="Times New Roman"/>
          <w:bCs w:val="0"/>
          <w:color w:val="auto"/>
          <w:sz w:val="26"/>
          <w:szCs w:val="26"/>
          <w:lang w:val="es-ES"/>
        </w:rPr>
        <w:t>Laravel Framework</w:t>
      </w:r>
      <w:bookmarkEnd w:id="98"/>
      <w:bookmarkEnd w:id="99"/>
      <w:bookmarkEnd w:id="100"/>
      <w:bookmarkEnd w:id="101"/>
      <w:bookmarkEnd w:id="102"/>
    </w:p>
    <w:p w14:paraId="09589F24" w14:textId="77777777" w:rsidR="003A69F6" w:rsidRPr="00A03B6C" w:rsidRDefault="003A69F6" w:rsidP="003A69F6">
      <w:pPr>
        <w:pStyle w:val="Heading4"/>
        <w:jc w:val="left"/>
        <w:rPr>
          <w:rFonts w:ascii="Times New Roman" w:hAnsi="Times New Roman" w:cs="Times New Roman"/>
          <w:bCs w:val="0"/>
          <w:color w:val="auto"/>
          <w:lang w:val="es-ES"/>
        </w:rPr>
      </w:pPr>
      <w:bookmarkStart w:id="107" w:name="_Toc471898032"/>
      <w:bookmarkStart w:id="108" w:name="_Toc479692683"/>
      <w:bookmarkStart w:id="109" w:name="_Toc479696562"/>
      <w:bookmarkStart w:id="110" w:name="_Toc479696649"/>
      <w:bookmarkStart w:id="111" w:name="_Toc481681301"/>
      <w:bookmarkStart w:id="112" w:name="_Toc482441510"/>
      <w:r>
        <w:rPr>
          <w:rFonts w:ascii="Times New Roman" w:hAnsi="Times New Roman" w:cs="Times New Roman"/>
          <w:bCs w:val="0"/>
          <w:color w:val="auto"/>
          <w:lang w:val="es-ES"/>
        </w:rPr>
        <w:t>2.</w:t>
      </w:r>
      <w:r w:rsidRPr="00A03B6C">
        <w:rPr>
          <w:rFonts w:ascii="Times New Roman" w:hAnsi="Times New Roman" w:cs="Times New Roman"/>
          <w:bCs w:val="0"/>
          <w:color w:val="auto"/>
          <w:lang w:val="es-ES"/>
        </w:rPr>
        <w:t xml:space="preserve">1.1. </w:t>
      </w:r>
      <w:bookmarkEnd w:id="107"/>
      <w:r w:rsidRPr="00A03B6C">
        <w:rPr>
          <w:rFonts w:ascii="Times New Roman" w:hAnsi="Times New Roman" w:cs="Times New Roman"/>
          <w:bCs w:val="0"/>
          <w:color w:val="auto"/>
          <w:lang w:val="es-ES"/>
        </w:rPr>
        <w:t>Giới thiệu</w:t>
      </w:r>
      <w:bookmarkEnd w:id="108"/>
      <w:bookmarkEnd w:id="109"/>
      <w:bookmarkEnd w:id="110"/>
      <w:bookmarkEnd w:id="111"/>
      <w:bookmarkEnd w:id="112"/>
    </w:p>
    <w:p w14:paraId="27DDD842" w14:textId="230BB227" w:rsidR="003A69F6" w:rsidRPr="00A03B6C" w:rsidRDefault="00341B18" w:rsidP="003A69F6">
      <w:pPr>
        <w:rPr>
          <w:sz w:val="26"/>
          <w:szCs w:val="26"/>
          <w:shd w:val="clear" w:color="auto" w:fill="FFFFFF"/>
          <w:lang w:val="es-ES"/>
        </w:rPr>
      </w:pPr>
      <w:r>
        <w:rPr>
          <w:sz w:val="26"/>
          <w:szCs w:val="26"/>
          <w:lang w:val="es-ES"/>
        </w:rPr>
        <w:t xml:space="preserve">        Laravel </w:t>
      </w:r>
      <w:r w:rsidR="003A69F6" w:rsidRPr="00A03B6C">
        <w:rPr>
          <w:sz w:val="26"/>
          <w:szCs w:val="26"/>
          <w:lang w:val="es-ES"/>
        </w:rPr>
        <w:t xml:space="preserve">là một PHP framework </w:t>
      </w:r>
      <w:r w:rsidR="003A69F6" w:rsidRPr="00A03B6C">
        <w:rPr>
          <w:sz w:val="26"/>
          <w:szCs w:val="26"/>
          <w:shd w:val="clear" w:color="auto" w:fill="FFFFFF"/>
          <w:lang w:val="es-ES"/>
        </w:rPr>
        <w:t>được thiết kế dựa trên mô hình MVC (Model, Controller, View) ra đời vào tháng 4/2011, kế thừa từ Taylor Otwell.</w:t>
      </w:r>
    </w:p>
    <w:p w14:paraId="04BE2DF4" w14:textId="77777777" w:rsidR="003A69F6" w:rsidRPr="00A03B6C" w:rsidRDefault="003A69F6" w:rsidP="003A69F6">
      <w:pPr>
        <w:rPr>
          <w:sz w:val="26"/>
          <w:szCs w:val="26"/>
          <w:lang w:val="es-ES"/>
        </w:rPr>
      </w:pPr>
      <w:r w:rsidRPr="00A03B6C">
        <w:rPr>
          <w:sz w:val="26"/>
          <w:szCs w:val="26"/>
          <w:shd w:val="clear" w:color="auto" w:fill="FFFFFF"/>
          <w:lang w:val="es-ES"/>
        </w:rPr>
        <w:t xml:space="preserve">        Các tính năng của Laravel Framework.</w:t>
      </w:r>
    </w:p>
    <w:p w14:paraId="0EF5922E" w14:textId="349116AD"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Bundles</w:t>
      </w:r>
      <w:r w:rsidRPr="00A03B6C">
        <w:rPr>
          <w:sz w:val="26"/>
          <w:szCs w:val="26"/>
          <w:lang w:val="vi-VN" w:eastAsia="vi-VN"/>
        </w:rPr>
        <w:t>: Ở laravel phiên bản 3.x, cung cấp một hệ thống đóng gói các module, với rất nhiều tính năng đi kèm.</w:t>
      </w:r>
    </w:p>
    <w:p w14:paraId="7DF5AC73" w14:textId="42EF571D"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Composer</w:t>
      </w:r>
      <w:r w:rsidRPr="00A03B6C">
        <w:rPr>
          <w:sz w:val="26"/>
          <w:szCs w:val="26"/>
          <w:lang w:val="vi-VN" w:eastAsia="vi-VN"/>
        </w:rPr>
        <w:t>: Ở laravel phiên bản 4.x, được sử dụng như một công cụ quản lý với tính năng như thêm các gói cài đặt, các chức năng PHP phụ trợ cho Laravel có trong kho Packagist.</w:t>
      </w:r>
    </w:p>
    <w:p w14:paraId="54E5AB64" w14:textId="400A5019"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Eloquent ORM</w:t>
      </w:r>
      <w:r w:rsidR="00FD6294">
        <w:rPr>
          <w:sz w:val="26"/>
          <w:szCs w:val="26"/>
          <w:lang w:val="vi-VN" w:eastAsia="vi-VN"/>
        </w:rPr>
        <w:t> (object relation mapping)</w:t>
      </w:r>
      <w:r w:rsidRPr="00A03B6C">
        <w:rPr>
          <w:sz w:val="26"/>
          <w:szCs w:val="26"/>
          <w:lang w:val="vi-VN" w:eastAsia="vi-VN"/>
        </w:rPr>
        <w:t>: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14:paraId="09ECFFA9" w14:textId="37F25FBE"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Application logic</w:t>
      </w:r>
      <w:r w:rsidRPr="00A03B6C">
        <w:rPr>
          <w:sz w:val="26"/>
          <w:szCs w:val="26"/>
          <w:lang w:val="vi-VN" w:eastAsia="vi-VN"/>
        </w:rPr>
        <w:t>: Là một phần của phát triển ứng dụng, được sử dụng bởi bộ điều khiển controllers.</w:t>
      </w:r>
    </w:p>
    <w:p w14:paraId="6418B22F" w14:textId="2E26AA38"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Routes</w:t>
      </w:r>
      <w:r w:rsidRPr="00A03B6C">
        <w:rPr>
          <w:sz w:val="26"/>
          <w:szCs w:val="26"/>
          <w:lang w:val="vi-VN" w:eastAsia="vi-VN"/>
        </w:rPr>
        <w:t>: Định nghĩa mối quan hệ giữa các đường</w:t>
      </w:r>
      <w:r w:rsidR="00FD6262">
        <w:rPr>
          <w:sz w:val="26"/>
          <w:szCs w:val="26"/>
          <w:lang w:val="vi-VN" w:eastAsia="vi-VN"/>
        </w:rPr>
        <w:t xml:space="preserve"> dẫn (url), các liên kết (link)</w:t>
      </w:r>
      <w:r w:rsidRPr="00A03B6C">
        <w:rPr>
          <w:sz w:val="26"/>
          <w:szCs w:val="26"/>
          <w:lang w:val="vi-VN" w:eastAsia="vi-VN"/>
        </w:rPr>
        <w:t>. Khi một liên kết được tạo ra bằng cách sử dụng tên của routes, thì một định danh liên kết thống nhất sẽ được tạo ra bởi laravel.</w:t>
      </w:r>
    </w:p>
    <w:p w14:paraId="2278B355" w14:textId="71DC8E90"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Restful Controller</w:t>
      </w:r>
      <w:r w:rsidRPr="00A03B6C">
        <w:rPr>
          <w:sz w:val="26"/>
          <w:szCs w:val="26"/>
          <w:lang w:val="vi-VN" w:eastAsia="vi-VN"/>
        </w:rPr>
        <w:t>: cung cấp các tùy chọn để tách các logic phía sau các request HTTP POST, GET</w:t>
      </w:r>
      <w:r w:rsidR="004A01A6">
        <w:rPr>
          <w:sz w:val="26"/>
          <w:szCs w:val="26"/>
          <w:lang w:eastAsia="vi-VN"/>
        </w:rPr>
        <w:t>.</w:t>
      </w:r>
    </w:p>
    <w:p w14:paraId="0B8479D5" w14:textId="6EBF3AE4"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Class auto loading</w:t>
      </w:r>
      <w:r w:rsidRPr="00A03B6C">
        <w:rPr>
          <w:sz w:val="26"/>
          <w:szCs w:val="26"/>
          <w:lang w:val="vi-VN" w:eastAsia="vi-VN"/>
        </w:rPr>
        <w:t xml:space="preserve">: cung cấp việc tải tự động các </w:t>
      </w:r>
      <w:r w:rsidR="006D6F02" w:rsidRPr="006D6F02">
        <w:rPr>
          <w:sz w:val="26"/>
          <w:szCs w:val="26"/>
          <w:lang w:val="vi-VN" w:eastAsia="vi-VN"/>
        </w:rPr>
        <w:t>lớp</w:t>
      </w:r>
      <w:r w:rsidRPr="00A03B6C">
        <w:rPr>
          <w:sz w:val="26"/>
          <w:szCs w:val="26"/>
          <w:lang w:val="vi-VN" w:eastAsia="vi-VN"/>
        </w:rPr>
        <w:t xml:space="preserve"> trong PHP, mà </w:t>
      </w:r>
      <w:r w:rsidR="006A2E5B">
        <w:rPr>
          <w:sz w:val="26"/>
          <w:szCs w:val="26"/>
          <w:lang w:val="vi-VN" w:eastAsia="vi-VN"/>
        </w:rPr>
        <w:t>không cần thêm</w:t>
      </w:r>
      <w:r w:rsidRPr="00A03B6C">
        <w:rPr>
          <w:sz w:val="26"/>
          <w:szCs w:val="26"/>
          <w:lang w:val="vi-VN" w:eastAsia="vi-VN"/>
        </w:rPr>
        <w:t xml:space="preserve"> các </w:t>
      </w:r>
      <w:r w:rsidR="006A2E5B" w:rsidRPr="006A2E5B">
        <w:rPr>
          <w:sz w:val="26"/>
          <w:szCs w:val="26"/>
          <w:lang w:val="vi-VN" w:eastAsia="vi-VN"/>
        </w:rPr>
        <w:t>lớp</w:t>
      </w:r>
      <w:r w:rsidRPr="00A03B6C">
        <w:rPr>
          <w:sz w:val="26"/>
          <w:szCs w:val="26"/>
          <w:lang w:val="vi-VN" w:eastAsia="vi-VN"/>
        </w:rPr>
        <w:t xml:space="preserve"> vào. Tùy thuộc vào yêu cầu các </w:t>
      </w:r>
      <w:r w:rsidR="006A2E5B">
        <w:rPr>
          <w:sz w:val="26"/>
          <w:szCs w:val="26"/>
          <w:lang w:val="vi-VN" w:eastAsia="vi-VN"/>
        </w:rPr>
        <w:t>lớp</w:t>
      </w:r>
      <w:r w:rsidRPr="00A03B6C">
        <w:rPr>
          <w:sz w:val="26"/>
          <w:szCs w:val="26"/>
          <w:lang w:val="vi-VN" w:eastAsia="vi-VN"/>
        </w:rPr>
        <w:t xml:space="preserve"> cần thiết sẽ được nạp vào, hạn chế các </w:t>
      </w:r>
      <w:r w:rsidR="006A2E5B">
        <w:rPr>
          <w:sz w:val="26"/>
          <w:szCs w:val="26"/>
          <w:lang w:val="vi-VN" w:eastAsia="vi-VN"/>
        </w:rPr>
        <w:t>lớp</w:t>
      </w:r>
      <w:r w:rsidRPr="00A03B6C">
        <w:rPr>
          <w:sz w:val="26"/>
          <w:szCs w:val="26"/>
          <w:lang w:val="vi-VN" w:eastAsia="vi-VN"/>
        </w:rPr>
        <w:t xml:space="preserve"> không cần thiết.</w:t>
      </w:r>
    </w:p>
    <w:p w14:paraId="74428B76" w14:textId="437DEE39"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View</w:t>
      </w:r>
      <w:r w:rsidR="00262668">
        <w:rPr>
          <w:sz w:val="26"/>
          <w:szCs w:val="26"/>
          <w:lang w:val="vi-VN" w:eastAsia="vi-VN"/>
        </w:rPr>
        <w:t>: chứa</w:t>
      </w:r>
      <w:r w:rsidRPr="00A03B6C">
        <w:rPr>
          <w:sz w:val="26"/>
          <w:szCs w:val="26"/>
          <w:lang w:val="vi-VN" w:eastAsia="vi-VN"/>
        </w:rPr>
        <w:t xml:space="preserve"> các mã html, hiển thị dữ liệu được chỉ định bởi controller</w:t>
      </w:r>
      <w:r w:rsidR="004A01A6" w:rsidRPr="007802F1">
        <w:rPr>
          <w:sz w:val="26"/>
          <w:szCs w:val="26"/>
          <w:lang w:val="vi-VN" w:eastAsia="vi-VN"/>
        </w:rPr>
        <w:t>.</w:t>
      </w:r>
    </w:p>
    <w:p w14:paraId="37ED18B7" w14:textId="589E4E31"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Migrations</w:t>
      </w:r>
      <w:r w:rsidRPr="00A03B6C">
        <w:rPr>
          <w:sz w:val="26"/>
          <w:szCs w:val="26"/>
          <w:lang w:val="vi-VN" w:eastAsia="vi-VN"/>
        </w:rPr>
        <w:t>: cung cấp một hệ thống kiểm soát các phiên bản lược đồ cơ sở dữ liệu (database cheme), làm cho web ứng dụng có khả năng tương tác phù hợp những thay đổi logic, các đoạn mã code của ứng dụng và những thay đổi cần thiết trong việc bố trí cơ sở dữ liệu, triển khai nới lỏng và cập nhật các ứng dụng.</w:t>
      </w:r>
    </w:p>
    <w:p w14:paraId="1DD9FF39" w14:textId="5C2843B3"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lastRenderedPageBreak/>
        <w:t>Unit Testing</w:t>
      </w:r>
      <w:r w:rsidRPr="00A03B6C">
        <w:rPr>
          <w:sz w:val="26"/>
          <w:szCs w:val="26"/>
          <w:lang w:val="vi-VN" w:eastAsia="vi-VN"/>
        </w:rPr>
        <w:t>: đóng một vai trò quan trọng trong Laravel, Unit testting chứa rất nhiều các hệ thống unit testing, giúp phát hiện và ngăn chặn lỗi trong khuôn khổ nhất định. Unit Testing có thể được chạy thông qua tiện ích command-line.</w:t>
      </w:r>
    </w:p>
    <w:p w14:paraId="4F20DFE9" w14:textId="61478206" w:rsidR="003A69F6" w:rsidRPr="00A03B6C" w:rsidRDefault="003A69F6" w:rsidP="003A69F6">
      <w:pPr>
        <w:numPr>
          <w:ilvl w:val="0"/>
          <w:numId w:val="4"/>
        </w:numPr>
        <w:shd w:val="clear" w:color="auto" w:fill="FFFFFF"/>
        <w:spacing w:before="100" w:beforeAutospacing="1" w:after="100" w:afterAutospacing="1" w:line="240" w:lineRule="auto"/>
        <w:rPr>
          <w:sz w:val="26"/>
          <w:szCs w:val="26"/>
          <w:lang w:val="vi-VN" w:eastAsia="vi-VN"/>
        </w:rPr>
      </w:pPr>
      <w:r w:rsidRPr="00A03B6C">
        <w:rPr>
          <w:b/>
          <w:bCs/>
          <w:sz w:val="26"/>
          <w:szCs w:val="26"/>
          <w:lang w:val="vi-VN" w:eastAsia="vi-VN"/>
        </w:rPr>
        <w:t>Automatic pagination</w:t>
      </w:r>
      <w:r w:rsidRPr="00A03B6C">
        <w:rPr>
          <w:sz w:val="26"/>
          <w:szCs w:val="26"/>
          <w:lang w:val="vi-VN" w:eastAsia="vi-VN"/>
        </w:rPr>
        <w:t>: Tính năng tự động phân trang được tích hợp vào Laravel giúp đơn giản hóa các nhiệm vụ thực hiện</w:t>
      </w:r>
      <w:r w:rsidR="00881A7A" w:rsidRPr="00881A7A">
        <w:rPr>
          <w:sz w:val="26"/>
          <w:szCs w:val="26"/>
          <w:lang w:val="vi-VN" w:eastAsia="vi-VN"/>
        </w:rPr>
        <w:t xml:space="preserve"> </w:t>
      </w:r>
      <w:r w:rsidRPr="00A03B6C">
        <w:rPr>
          <w:sz w:val="26"/>
          <w:szCs w:val="26"/>
          <w:lang w:val="vi-VN" w:eastAsia="vi-VN"/>
        </w:rPr>
        <w:t>phân trang so với các phương pháp thông thường.</w:t>
      </w:r>
    </w:p>
    <w:p w14:paraId="3B3ABBF2" w14:textId="77777777" w:rsidR="003A69F6" w:rsidRPr="00A03B6C" w:rsidRDefault="003A69F6" w:rsidP="003A69F6">
      <w:pPr>
        <w:pStyle w:val="Heading4"/>
        <w:spacing w:before="100" w:line="288" w:lineRule="auto"/>
        <w:jc w:val="both"/>
        <w:rPr>
          <w:rFonts w:ascii="Times New Roman" w:hAnsi="Times New Roman" w:cs="Times New Roman"/>
          <w:color w:val="auto"/>
          <w:lang w:val="es-ES"/>
        </w:rPr>
      </w:pPr>
      <w:bookmarkStart w:id="113" w:name="_Toc471898033"/>
      <w:bookmarkStart w:id="114" w:name="_Toc479692684"/>
      <w:bookmarkStart w:id="115" w:name="_Toc479696563"/>
      <w:bookmarkStart w:id="116" w:name="_Toc479696650"/>
      <w:bookmarkStart w:id="117" w:name="_Toc481681302"/>
      <w:bookmarkStart w:id="118" w:name="_Toc482441511"/>
      <w:r>
        <w:rPr>
          <w:rFonts w:ascii="Times New Roman" w:hAnsi="Times New Roman" w:cs="Times New Roman"/>
          <w:color w:val="auto"/>
          <w:lang w:val="es-ES"/>
        </w:rPr>
        <w:t>2.1.2</w:t>
      </w:r>
      <w:r w:rsidRPr="00A03B6C">
        <w:rPr>
          <w:rFonts w:ascii="Times New Roman" w:hAnsi="Times New Roman" w:cs="Times New Roman"/>
          <w:color w:val="auto"/>
          <w:lang w:val="es-ES"/>
        </w:rPr>
        <w:t xml:space="preserve"> </w:t>
      </w:r>
      <w:bookmarkEnd w:id="113"/>
      <w:r w:rsidRPr="00A03B6C">
        <w:rPr>
          <w:rFonts w:ascii="Times New Roman" w:hAnsi="Times New Roman" w:cs="Times New Roman"/>
          <w:bCs w:val="0"/>
          <w:color w:val="auto"/>
          <w:lang w:val="es-ES"/>
        </w:rPr>
        <w:t>Cài đặt</w:t>
      </w:r>
      <w:bookmarkEnd w:id="114"/>
      <w:bookmarkEnd w:id="115"/>
      <w:bookmarkEnd w:id="116"/>
      <w:bookmarkEnd w:id="117"/>
      <w:bookmarkEnd w:id="118"/>
    </w:p>
    <w:p w14:paraId="574905A2" w14:textId="2268A1E4" w:rsidR="003A69F6" w:rsidRPr="00A03B6C" w:rsidRDefault="003A69F6" w:rsidP="003A69F6">
      <w:pPr>
        <w:ind w:firstLine="390"/>
        <w:rPr>
          <w:sz w:val="26"/>
          <w:szCs w:val="26"/>
          <w:shd w:val="clear" w:color="auto" w:fill="FFFFFF"/>
          <w:lang w:val="es-ES"/>
        </w:rPr>
      </w:pPr>
      <w:r w:rsidRPr="00A03B6C">
        <w:rPr>
          <w:sz w:val="26"/>
          <w:szCs w:val="26"/>
          <w:shd w:val="clear" w:color="auto" w:fill="FFFFFF"/>
          <w:lang w:val="es-ES"/>
        </w:rPr>
        <w:t>Để cài đặt Laravel 5, ít nhất trên máy bạn phải có phiên bản PHP &gt;=5.3</w:t>
      </w:r>
      <w:r w:rsidR="00FD6294">
        <w:rPr>
          <w:sz w:val="26"/>
          <w:szCs w:val="26"/>
          <w:shd w:val="clear" w:color="auto" w:fill="FFFFFF"/>
          <w:lang w:val="es-ES"/>
        </w:rPr>
        <w:t>.7. (xem thông tin chi tiết tại</w:t>
      </w:r>
      <w:r w:rsidRPr="00A03B6C">
        <w:rPr>
          <w:sz w:val="26"/>
          <w:szCs w:val="26"/>
          <w:shd w:val="clear" w:color="auto" w:fill="FFFFFF"/>
          <w:lang w:val="es-ES"/>
        </w:rPr>
        <w:t xml:space="preserve">: </w:t>
      </w:r>
      <w:hyperlink r:id="rId15" w:history="1">
        <w:r w:rsidRPr="00A03B6C">
          <w:rPr>
            <w:rStyle w:val="Hyperlink"/>
            <w:color w:val="auto"/>
            <w:sz w:val="26"/>
            <w:szCs w:val="26"/>
            <w:shd w:val="clear" w:color="auto" w:fill="FFFFFF"/>
            <w:lang w:val="es-ES"/>
          </w:rPr>
          <w:t>https://laravel.com/docs/5.0</w:t>
        </w:r>
      </w:hyperlink>
      <w:r w:rsidRPr="00A03B6C">
        <w:rPr>
          <w:sz w:val="26"/>
          <w:szCs w:val="26"/>
          <w:shd w:val="clear" w:color="auto" w:fill="FFFFFF"/>
          <w:lang w:val="es-ES"/>
        </w:rPr>
        <w:t>).</w:t>
      </w:r>
    </w:p>
    <w:p w14:paraId="276A0613" w14:textId="77777777" w:rsidR="003A69F6" w:rsidRPr="00A03B6C" w:rsidRDefault="003A69F6" w:rsidP="003A69F6">
      <w:pPr>
        <w:pStyle w:val="ListParagraph"/>
        <w:numPr>
          <w:ilvl w:val="0"/>
          <w:numId w:val="3"/>
        </w:numPr>
        <w:rPr>
          <w:rFonts w:ascii="Times New Roman" w:hAnsi="Times New Roman" w:cs="Times New Roman"/>
          <w:sz w:val="26"/>
          <w:szCs w:val="26"/>
          <w:shd w:val="clear" w:color="auto" w:fill="FFFFFF"/>
          <w:lang w:val="es-ES"/>
        </w:rPr>
      </w:pPr>
      <w:r w:rsidRPr="00A03B6C">
        <w:rPr>
          <w:rFonts w:ascii="Times New Roman" w:hAnsi="Times New Roman" w:cs="Times New Roman"/>
          <w:sz w:val="26"/>
          <w:szCs w:val="26"/>
          <w:shd w:val="clear" w:color="auto" w:fill="FFFFFF"/>
          <w:lang w:val="es-ES"/>
        </w:rPr>
        <w:t>Tải Composer và tiến hành cài đặt Laravel tại thư mục tải về:</w:t>
      </w:r>
    </w:p>
    <w:p w14:paraId="2977C1CC" w14:textId="77777777" w:rsidR="003A69F6" w:rsidRPr="00A03B6C" w:rsidRDefault="003A69F6" w:rsidP="003A69F6">
      <w:pPr>
        <w:pStyle w:val="ListParagraph"/>
        <w:ind w:left="1080"/>
        <w:rPr>
          <w:rStyle w:val="fontstyle01"/>
          <w:rFonts w:ascii="Times New Roman" w:hAnsi="Times New Roman" w:cs="Times New Roman"/>
          <w:color w:val="auto"/>
          <w:sz w:val="26"/>
          <w:szCs w:val="26"/>
        </w:rPr>
      </w:pPr>
      <w:r w:rsidRPr="00A03B6C">
        <w:rPr>
          <w:rStyle w:val="fontstyle01"/>
          <w:rFonts w:ascii="Times New Roman" w:hAnsi="Times New Roman" w:cs="Times New Roman"/>
          <w:color w:val="auto"/>
          <w:sz w:val="26"/>
          <w:szCs w:val="26"/>
        </w:rPr>
        <w:t xml:space="preserve">Gõ lệnh trong Command: </w:t>
      </w:r>
      <w:r w:rsidRPr="00A03B6C">
        <w:rPr>
          <w:rStyle w:val="fontstyle01"/>
          <w:rFonts w:ascii="Times New Roman" w:hAnsi="Times New Roman" w:cs="Times New Roman"/>
          <w:i/>
          <w:color w:val="auto"/>
          <w:sz w:val="26"/>
          <w:szCs w:val="26"/>
        </w:rPr>
        <w:t xml:space="preserve"> </w:t>
      </w:r>
      <w:r w:rsidRPr="00A03B6C">
        <w:rPr>
          <w:rStyle w:val="fontstyle01"/>
          <w:rFonts w:ascii="Times New Roman" w:hAnsi="Times New Roman" w:cs="Times New Roman"/>
          <w:b/>
          <w:i/>
          <w:color w:val="auto"/>
          <w:sz w:val="26"/>
          <w:szCs w:val="26"/>
        </w:rPr>
        <w:t>php composer.phar install</w:t>
      </w:r>
    </w:p>
    <w:p w14:paraId="7252801B" w14:textId="77777777" w:rsidR="003A69F6" w:rsidRPr="00A03B6C" w:rsidRDefault="003A69F6" w:rsidP="003A69F6">
      <w:pPr>
        <w:pStyle w:val="ListParagraph"/>
        <w:ind w:left="1080"/>
        <w:rPr>
          <w:rFonts w:ascii="Times New Roman" w:hAnsi="Times New Roman" w:cs="Times New Roman"/>
          <w:sz w:val="26"/>
          <w:szCs w:val="26"/>
          <w:shd w:val="clear" w:color="auto" w:fill="FFFFFF"/>
          <w:lang w:val="es-ES"/>
        </w:rPr>
      </w:pPr>
    </w:p>
    <w:p w14:paraId="62097335" w14:textId="1D74582C" w:rsidR="003A69F6" w:rsidRPr="005E2559" w:rsidRDefault="003A69F6" w:rsidP="003A69F6">
      <w:pPr>
        <w:pStyle w:val="ListParagraph"/>
        <w:numPr>
          <w:ilvl w:val="0"/>
          <w:numId w:val="3"/>
        </w:numPr>
        <w:ind w:left="567" w:hanging="177"/>
        <w:rPr>
          <w:sz w:val="26"/>
          <w:szCs w:val="26"/>
          <w:lang w:val="es-ES"/>
        </w:rPr>
      </w:pPr>
      <w:r w:rsidRPr="005E2559">
        <w:rPr>
          <w:rFonts w:ascii="Times New Roman" w:hAnsi="Times New Roman" w:cs="Times New Roman"/>
          <w:sz w:val="26"/>
          <w:szCs w:val="26"/>
          <w:lang w:val="es-ES"/>
        </w:rPr>
        <w:t xml:space="preserve"> Bậ</w:t>
      </w:r>
      <w:r w:rsidR="00C879C7">
        <w:rPr>
          <w:rFonts w:ascii="Times New Roman" w:hAnsi="Times New Roman" w:cs="Times New Roman"/>
          <w:sz w:val="26"/>
          <w:szCs w:val="26"/>
          <w:lang w:val="es-ES"/>
        </w:rPr>
        <w:t xml:space="preserve">t Open SSL, PHP Extension </w:t>
      </w:r>
      <w:r w:rsidRPr="005E2559">
        <w:rPr>
          <w:rFonts w:ascii="Times New Roman" w:hAnsi="Times New Roman" w:cs="Times New Roman"/>
          <w:sz w:val="26"/>
          <w:szCs w:val="26"/>
          <w:shd w:val="clear" w:color="auto" w:fill="FFFFFF"/>
          <w:lang w:val="es-ES"/>
        </w:rPr>
        <w:t>(mở file php.ini lên rồi tìm dòng</w:t>
      </w:r>
      <w:r w:rsidRPr="005E2559">
        <w:rPr>
          <w:rStyle w:val="apple-converted-space"/>
          <w:rFonts w:ascii="Times New Roman" w:hAnsi="Times New Roman" w:cs="Times New Roman"/>
          <w:sz w:val="26"/>
          <w:szCs w:val="26"/>
          <w:shd w:val="clear" w:color="auto" w:fill="FFFFFF"/>
          <w:lang w:val="es-ES"/>
        </w:rPr>
        <w:t> </w:t>
      </w:r>
      <w:r w:rsidR="00E50FB6">
        <w:rPr>
          <w:rStyle w:val="apple-converted-space"/>
          <w:rFonts w:ascii="Times New Roman" w:hAnsi="Times New Roman" w:cs="Times New Roman"/>
          <w:sz w:val="26"/>
          <w:szCs w:val="26"/>
          <w:shd w:val="clear" w:color="auto" w:fill="FFFFFF"/>
          <w:lang w:val="es-ES"/>
        </w:rPr>
        <w:t>“</w:t>
      </w:r>
      <w:r w:rsidRPr="005E2559">
        <w:rPr>
          <w:rStyle w:val="Emphasis"/>
          <w:rFonts w:ascii="Times New Roman" w:hAnsi="Times New Roman" w:cs="Times New Roman"/>
          <w:sz w:val="26"/>
          <w:szCs w:val="26"/>
          <w:shd w:val="clear" w:color="auto" w:fill="FFFFFF"/>
          <w:lang w:val="es-ES"/>
        </w:rPr>
        <w:t>;</w:t>
      </w:r>
      <w:r w:rsidR="00C879C7">
        <w:rPr>
          <w:rStyle w:val="Emphasis"/>
          <w:rFonts w:ascii="Times New Roman" w:hAnsi="Times New Roman" w:cs="Times New Roman"/>
          <w:sz w:val="26"/>
          <w:szCs w:val="26"/>
          <w:shd w:val="clear" w:color="auto" w:fill="FFFFFF"/>
          <w:lang w:val="es-ES"/>
        </w:rPr>
        <w:t xml:space="preserve"> </w:t>
      </w:r>
      <w:r w:rsidRPr="005E2559">
        <w:rPr>
          <w:rStyle w:val="Emphasis"/>
          <w:rFonts w:ascii="Times New Roman" w:hAnsi="Times New Roman" w:cs="Times New Roman"/>
          <w:sz w:val="26"/>
          <w:szCs w:val="26"/>
          <w:shd w:val="clear" w:color="auto" w:fill="FFFFFF"/>
          <w:lang w:val="es-ES"/>
        </w:rPr>
        <w:t>extension=php_openssl.dll</w:t>
      </w:r>
      <w:r w:rsidR="00E50FB6">
        <w:rPr>
          <w:rStyle w:val="Emphasis"/>
          <w:rFonts w:ascii="Times New Roman" w:hAnsi="Times New Roman" w:cs="Times New Roman"/>
          <w:sz w:val="26"/>
          <w:szCs w:val="26"/>
          <w:shd w:val="clear" w:color="auto" w:fill="FFFFFF"/>
          <w:lang w:val="es-ES"/>
        </w:rPr>
        <w:t>”</w:t>
      </w:r>
      <w:r w:rsidRPr="005E2559">
        <w:rPr>
          <w:rFonts w:ascii="Times New Roman" w:hAnsi="Times New Roman" w:cs="Times New Roman"/>
          <w:sz w:val="26"/>
          <w:szCs w:val="26"/>
          <w:shd w:val="clear" w:color="auto" w:fill="FFFFFF"/>
          <w:lang w:val="es-ES"/>
        </w:rPr>
        <w:t xml:space="preserve">, bỏ dấu </w:t>
      </w:r>
      <w:r w:rsidR="0077690F">
        <w:rPr>
          <w:rFonts w:ascii="Times New Roman" w:hAnsi="Times New Roman" w:cs="Times New Roman"/>
          <w:sz w:val="26"/>
          <w:szCs w:val="26"/>
          <w:shd w:val="clear" w:color="auto" w:fill="FFFFFF"/>
          <w:lang w:val="es-ES"/>
        </w:rPr>
        <w:t>“</w:t>
      </w:r>
      <w:r w:rsidRPr="005E2559">
        <w:rPr>
          <w:rFonts w:ascii="Times New Roman" w:hAnsi="Times New Roman" w:cs="Times New Roman"/>
          <w:sz w:val="26"/>
          <w:szCs w:val="26"/>
          <w:shd w:val="clear" w:color="auto" w:fill="FFFFFF"/>
          <w:lang w:val="es-ES"/>
        </w:rPr>
        <w:t>;</w:t>
      </w:r>
      <w:r w:rsidR="0077690F">
        <w:rPr>
          <w:rFonts w:ascii="Times New Roman" w:hAnsi="Times New Roman" w:cs="Times New Roman"/>
          <w:sz w:val="26"/>
          <w:szCs w:val="26"/>
          <w:shd w:val="clear" w:color="auto" w:fill="FFFFFF"/>
          <w:lang w:val="es-ES"/>
        </w:rPr>
        <w:t>”</w:t>
      </w:r>
      <w:r w:rsidRPr="005E2559">
        <w:rPr>
          <w:rFonts w:ascii="Times New Roman" w:hAnsi="Times New Roman" w:cs="Times New Roman"/>
          <w:sz w:val="26"/>
          <w:szCs w:val="26"/>
          <w:shd w:val="clear" w:color="auto" w:fill="FFFFFF"/>
          <w:lang w:val="es-ES"/>
        </w:rPr>
        <w:t xml:space="preserve"> ở đầu dòng đi, save file lại rồi restart apache)</w:t>
      </w:r>
      <w:r w:rsidRPr="005E2559">
        <w:rPr>
          <w:sz w:val="26"/>
          <w:szCs w:val="26"/>
          <w:lang w:val="es-ES"/>
        </w:rPr>
        <w:tab/>
      </w:r>
    </w:p>
    <w:p w14:paraId="1F95AB92" w14:textId="77777777" w:rsidR="003A69F6" w:rsidRPr="00A03B6C" w:rsidRDefault="003A69F6" w:rsidP="00681180">
      <w:pPr>
        <w:pStyle w:val="Heading4"/>
        <w:jc w:val="left"/>
        <w:rPr>
          <w:rFonts w:ascii="Times New Roman" w:hAnsi="Times New Roman" w:cs="Times New Roman"/>
          <w:color w:val="auto"/>
          <w:lang w:val="es-ES"/>
        </w:rPr>
      </w:pPr>
      <w:bookmarkStart w:id="119" w:name="_Toc479692685"/>
      <w:bookmarkStart w:id="120" w:name="_Toc479696564"/>
      <w:bookmarkStart w:id="121" w:name="_Toc479696651"/>
      <w:bookmarkStart w:id="122" w:name="_Toc481681303"/>
      <w:bookmarkStart w:id="123" w:name="_Toc482441512"/>
      <w:r>
        <w:rPr>
          <w:rFonts w:ascii="Times New Roman" w:hAnsi="Times New Roman" w:cs="Times New Roman"/>
          <w:color w:val="auto"/>
          <w:lang w:val="es-ES"/>
        </w:rPr>
        <w:t>1.</w:t>
      </w:r>
      <w:r w:rsidRPr="00A03B6C">
        <w:rPr>
          <w:rFonts w:ascii="Times New Roman" w:hAnsi="Times New Roman" w:cs="Times New Roman"/>
          <w:color w:val="auto"/>
          <w:lang w:val="es-ES"/>
        </w:rPr>
        <w:t>3 Cấu hình</w:t>
      </w:r>
      <w:bookmarkEnd w:id="119"/>
      <w:bookmarkEnd w:id="120"/>
      <w:bookmarkEnd w:id="121"/>
      <w:bookmarkEnd w:id="122"/>
      <w:bookmarkEnd w:id="123"/>
    </w:p>
    <w:p w14:paraId="4BE3C86B" w14:textId="77777777" w:rsidR="003A69F6" w:rsidRPr="00A03B6C" w:rsidRDefault="003A69F6" w:rsidP="003A69F6">
      <w:pPr>
        <w:rPr>
          <w:sz w:val="26"/>
          <w:szCs w:val="26"/>
          <w:lang w:val="es-ES"/>
        </w:rPr>
      </w:pPr>
      <w:r w:rsidRPr="00A03B6C">
        <w:rPr>
          <w:sz w:val="26"/>
          <w:szCs w:val="26"/>
          <w:lang w:val="es-ES"/>
        </w:rPr>
        <w:t>Các tập tin cấu hình của Laravel được lưu trong thư mục config. Có rất nhiều mục để cấu hình nhưng thường ta quan tâm nhiều đến cấu hình Database.</w:t>
      </w:r>
    </w:p>
    <w:p w14:paraId="7C8C9C8A" w14:textId="3C997467" w:rsidR="003A69F6" w:rsidRPr="00A03B6C" w:rsidRDefault="003A69F6" w:rsidP="003A69F6">
      <w:pPr>
        <w:rPr>
          <w:sz w:val="26"/>
          <w:szCs w:val="26"/>
          <w:lang w:val="es-ES"/>
        </w:rPr>
      </w:pPr>
      <w:r w:rsidRPr="00A03B6C">
        <w:rPr>
          <w:sz w:val="26"/>
          <w:szCs w:val="26"/>
          <w:lang w:val="es-ES"/>
        </w:rPr>
        <w:t>Đối với các dự án phát triển Development ta chỉ cần cấu hình trong tập tin “.env”</w:t>
      </w:r>
    </w:p>
    <w:p w14:paraId="395E5B03" w14:textId="77777777" w:rsidR="003A69F6" w:rsidRDefault="003A69F6" w:rsidP="003A69F6">
      <w:pPr>
        <w:spacing w:before="140" w:line="120" w:lineRule="auto"/>
        <w:ind w:firstLine="2694"/>
        <w:jc w:val="left"/>
        <w:rPr>
          <w:i/>
          <w:sz w:val="26"/>
          <w:szCs w:val="26"/>
          <w:lang w:val="es-ES"/>
        </w:rPr>
      </w:pPr>
      <w:r w:rsidRPr="00FF0CB4">
        <w:rPr>
          <w:i/>
          <w:sz w:val="26"/>
          <w:szCs w:val="26"/>
          <w:lang w:val="es-ES"/>
        </w:rPr>
        <w:t>DB_HOST=localhost</w:t>
      </w:r>
    </w:p>
    <w:p w14:paraId="73D645BF" w14:textId="77777777" w:rsidR="003A69F6" w:rsidRPr="00FF0CB4" w:rsidRDefault="003A69F6" w:rsidP="003A69F6">
      <w:pPr>
        <w:spacing w:before="140" w:line="120" w:lineRule="auto"/>
        <w:ind w:firstLine="2694"/>
        <w:jc w:val="left"/>
        <w:rPr>
          <w:i/>
          <w:sz w:val="26"/>
          <w:szCs w:val="26"/>
          <w:lang w:val="es-ES"/>
        </w:rPr>
      </w:pPr>
      <w:r w:rsidRPr="00FF0CB4">
        <w:rPr>
          <w:i/>
          <w:sz w:val="26"/>
          <w:szCs w:val="26"/>
          <w:lang w:val="es-ES"/>
        </w:rPr>
        <w:t>DB_DATABASE=trolyao</w:t>
      </w:r>
    </w:p>
    <w:p w14:paraId="7E3EB169" w14:textId="77777777" w:rsidR="003A69F6" w:rsidRPr="00FF0CB4" w:rsidRDefault="003A69F6" w:rsidP="003A69F6">
      <w:pPr>
        <w:spacing w:before="140" w:line="120" w:lineRule="auto"/>
        <w:ind w:firstLine="2694"/>
        <w:jc w:val="left"/>
        <w:rPr>
          <w:i/>
          <w:sz w:val="26"/>
          <w:szCs w:val="26"/>
          <w:lang w:val="es-ES"/>
        </w:rPr>
      </w:pPr>
      <w:r w:rsidRPr="00FF0CB4">
        <w:rPr>
          <w:i/>
          <w:sz w:val="26"/>
          <w:szCs w:val="26"/>
          <w:lang w:val="es-ES"/>
        </w:rPr>
        <w:t>DB_USERNAME=root</w:t>
      </w:r>
    </w:p>
    <w:p w14:paraId="46290141" w14:textId="77777777" w:rsidR="003A69F6" w:rsidRDefault="003A69F6" w:rsidP="003A69F6">
      <w:pPr>
        <w:spacing w:before="140" w:line="120" w:lineRule="auto"/>
        <w:ind w:firstLine="2694"/>
        <w:jc w:val="left"/>
        <w:rPr>
          <w:i/>
          <w:sz w:val="26"/>
          <w:szCs w:val="26"/>
          <w:lang w:val="es-ES"/>
        </w:rPr>
      </w:pPr>
      <w:r w:rsidRPr="00FF0CB4">
        <w:rPr>
          <w:i/>
          <w:sz w:val="26"/>
          <w:szCs w:val="26"/>
          <w:lang w:val="es-ES"/>
        </w:rPr>
        <w:t>DB_PASSWORD=</w:t>
      </w:r>
    </w:p>
    <w:p w14:paraId="2E21FB0C" w14:textId="77777777" w:rsidR="003A69F6" w:rsidRPr="005E2559" w:rsidRDefault="003A69F6" w:rsidP="003A69F6">
      <w:pPr>
        <w:spacing w:before="140" w:line="120" w:lineRule="auto"/>
        <w:ind w:firstLine="2694"/>
        <w:jc w:val="left"/>
        <w:rPr>
          <w:i/>
          <w:sz w:val="26"/>
          <w:szCs w:val="26"/>
          <w:lang w:val="es-ES"/>
        </w:rPr>
      </w:pPr>
      <w:r w:rsidRPr="005E2559">
        <w:rPr>
          <w:i/>
          <w:sz w:val="26"/>
          <w:szCs w:val="26"/>
          <w:lang w:val="es-ES"/>
        </w:rPr>
        <w:t>MAIL_DRIVER=smtp</w:t>
      </w:r>
    </w:p>
    <w:p w14:paraId="68A8CC6E" w14:textId="77777777" w:rsidR="003A69F6" w:rsidRPr="005E2559" w:rsidRDefault="003A69F6" w:rsidP="003A69F6">
      <w:pPr>
        <w:spacing w:before="140" w:line="120" w:lineRule="auto"/>
        <w:ind w:firstLine="2694"/>
        <w:jc w:val="left"/>
        <w:rPr>
          <w:i/>
          <w:sz w:val="26"/>
          <w:szCs w:val="26"/>
          <w:lang w:val="es-ES"/>
        </w:rPr>
      </w:pPr>
      <w:r w:rsidRPr="005E2559">
        <w:rPr>
          <w:i/>
          <w:sz w:val="26"/>
          <w:szCs w:val="26"/>
          <w:lang w:val="es-ES"/>
        </w:rPr>
        <w:t>MAIL_HOST=smtp.gmail.com</w:t>
      </w:r>
    </w:p>
    <w:p w14:paraId="2EB78655" w14:textId="77777777" w:rsidR="003A69F6" w:rsidRPr="005E2559" w:rsidRDefault="003A69F6" w:rsidP="003A69F6">
      <w:pPr>
        <w:spacing w:before="140" w:line="120" w:lineRule="auto"/>
        <w:ind w:firstLine="2694"/>
        <w:jc w:val="left"/>
        <w:rPr>
          <w:i/>
          <w:sz w:val="26"/>
          <w:szCs w:val="26"/>
          <w:lang w:val="es-ES"/>
        </w:rPr>
      </w:pPr>
      <w:r w:rsidRPr="005E2559">
        <w:rPr>
          <w:i/>
          <w:sz w:val="26"/>
          <w:szCs w:val="26"/>
          <w:lang w:val="es-ES"/>
        </w:rPr>
        <w:t>MAIL_PORT=587</w:t>
      </w:r>
    </w:p>
    <w:p w14:paraId="51A933B5" w14:textId="77777777" w:rsidR="003A69F6" w:rsidRPr="005E2559" w:rsidRDefault="003A69F6" w:rsidP="003A69F6">
      <w:pPr>
        <w:spacing w:before="140" w:line="120" w:lineRule="auto"/>
        <w:ind w:firstLine="2694"/>
        <w:jc w:val="left"/>
        <w:rPr>
          <w:i/>
          <w:sz w:val="26"/>
          <w:szCs w:val="26"/>
          <w:lang w:val="es-ES"/>
        </w:rPr>
      </w:pPr>
      <w:r w:rsidRPr="005E2559">
        <w:rPr>
          <w:i/>
          <w:sz w:val="26"/>
          <w:szCs w:val="26"/>
          <w:lang w:val="es-ES"/>
        </w:rPr>
        <w:t>MAIL_USERNAME=</w:t>
      </w:r>
    </w:p>
    <w:p w14:paraId="633195DF" w14:textId="77777777" w:rsidR="003A69F6" w:rsidRPr="005E2559" w:rsidRDefault="003A69F6" w:rsidP="003A69F6">
      <w:pPr>
        <w:spacing w:before="140" w:line="120" w:lineRule="auto"/>
        <w:ind w:firstLine="2694"/>
        <w:jc w:val="left"/>
        <w:rPr>
          <w:i/>
          <w:sz w:val="26"/>
          <w:szCs w:val="26"/>
          <w:lang w:val="es-ES"/>
        </w:rPr>
      </w:pPr>
      <w:r w:rsidRPr="005E2559">
        <w:rPr>
          <w:i/>
          <w:sz w:val="26"/>
          <w:szCs w:val="26"/>
          <w:lang w:val="es-ES"/>
        </w:rPr>
        <w:t>MAIL_PASSWORD=</w:t>
      </w:r>
    </w:p>
    <w:p w14:paraId="004F742B" w14:textId="6FCFDF06" w:rsidR="003A69F6" w:rsidRPr="00A03B6C" w:rsidRDefault="009C2C9A" w:rsidP="003A69F6">
      <w:pPr>
        <w:spacing w:before="140" w:line="288" w:lineRule="auto"/>
        <w:rPr>
          <w:sz w:val="26"/>
          <w:szCs w:val="26"/>
          <w:lang w:val="es-ES"/>
        </w:rPr>
      </w:pPr>
      <w:r>
        <w:rPr>
          <w:sz w:val="26"/>
          <w:szCs w:val="26"/>
          <w:lang w:val="es-ES"/>
        </w:rPr>
        <w:t>Trong tập tin “</w:t>
      </w:r>
      <w:r w:rsidR="003A69F6" w:rsidRPr="00A03B6C">
        <w:rPr>
          <w:sz w:val="26"/>
          <w:szCs w:val="26"/>
          <w:lang w:val="es-ES"/>
        </w:rPr>
        <w:t>.env</w:t>
      </w:r>
      <w:r>
        <w:rPr>
          <w:sz w:val="26"/>
          <w:szCs w:val="26"/>
          <w:lang w:val="es-ES"/>
        </w:rPr>
        <w:t>”</w:t>
      </w:r>
      <w:r w:rsidR="00FD6262">
        <w:rPr>
          <w:sz w:val="26"/>
          <w:szCs w:val="26"/>
          <w:lang w:val="es-ES"/>
        </w:rPr>
        <w:t xml:space="preserve"> bao gồm cấu hình Database</w:t>
      </w:r>
      <w:r w:rsidR="003A69F6" w:rsidRPr="00A03B6C">
        <w:rPr>
          <w:sz w:val="26"/>
          <w:szCs w:val="26"/>
          <w:lang w:val="es-ES"/>
        </w:rPr>
        <w:t>, cấu hình gửi email và các cấu hình về Driver.</w:t>
      </w:r>
    </w:p>
    <w:p w14:paraId="0328352C" w14:textId="77777777" w:rsidR="003A69F6" w:rsidRPr="00BF0268" w:rsidRDefault="003A69F6" w:rsidP="003A69F6">
      <w:pPr>
        <w:pStyle w:val="Heading4"/>
        <w:jc w:val="left"/>
        <w:rPr>
          <w:rFonts w:ascii="Times New Roman" w:hAnsi="Times New Roman" w:cs="Times New Roman"/>
          <w:lang w:val="es-ES"/>
        </w:rPr>
      </w:pPr>
      <w:bookmarkStart w:id="124" w:name="_Toc482441513"/>
      <w:r>
        <w:rPr>
          <w:rFonts w:ascii="Times New Roman" w:hAnsi="Times New Roman" w:cs="Times New Roman"/>
          <w:lang w:val="es-ES"/>
        </w:rPr>
        <w:t>2.</w:t>
      </w:r>
      <w:r w:rsidRPr="00BF0268">
        <w:rPr>
          <w:rFonts w:ascii="Times New Roman" w:hAnsi="Times New Roman" w:cs="Times New Roman"/>
          <w:lang w:val="es-ES"/>
        </w:rPr>
        <w:t>1.4 Lớp điều hướng (Route)</w:t>
      </w:r>
      <w:bookmarkEnd w:id="124"/>
    </w:p>
    <w:p w14:paraId="7FEA6DF5" w14:textId="46E20963" w:rsidR="003A69F6" w:rsidRPr="00A03B6C" w:rsidRDefault="003A69F6" w:rsidP="005738F2">
      <w:pPr>
        <w:spacing w:before="140" w:line="276" w:lineRule="auto"/>
        <w:rPr>
          <w:sz w:val="26"/>
          <w:szCs w:val="26"/>
          <w:shd w:val="clear" w:color="auto" w:fill="FFFFFF"/>
          <w:lang w:val="es-ES"/>
        </w:rPr>
      </w:pPr>
      <w:r w:rsidRPr="00A03B6C">
        <w:rPr>
          <w:rStyle w:val="apple-converted-space"/>
          <w:sz w:val="26"/>
          <w:szCs w:val="26"/>
          <w:shd w:val="clear" w:color="auto" w:fill="FFFFFF"/>
          <w:lang w:val="es-ES"/>
        </w:rPr>
        <w:t> </w:t>
      </w:r>
      <w:r w:rsidRPr="00A03B6C">
        <w:rPr>
          <w:sz w:val="26"/>
          <w:szCs w:val="26"/>
          <w:shd w:val="clear" w:color="auto" w:fill="FFFFFF"/>
          <w:lang w:val="es-ES"/>
        </w:rPr>
        <w:t xml:space="preserve">Route trong laravel có nhiệm vụ định hướng </w:t>
      </w:r>
      <w:r w:rsidR="009A4D78">
        <w:rPr>
          <w:sz w:val="26"/>
          <w:szCs w:val="26"/>
          <w:shd w:val="clear" w:color="auto" w:fill="FFFFFF"/>
          <w:lang w:val="es-ES"/>
        </w:rPr>
        <w:t xml:space="preserve">các </w:t>
      </w:r>
      <w:r w:rsidR="00253B02">
        <w:rPr>
          <w:sz w:val="26"/>
          <w:szCs w:val="26"/>
          <w:shd w:val="clear" w:color="auto" w:fill="FFFFFF"/>
          <w:lang w:val="es-ES"/>
        </w:rPr>
        <w:t>yêu cầu</w:t>
      </w:r>
      <w:r w:rsidRPr="00A03B6C">
        <w:rPr>
          <w:sz w:val="26"/>
          <w:szCs w:val="26"/>
          <w:shd w:val="clear" w:color="auto" w:fill="FFFFFF"/>
          <w:lang w:val="es-ES"/>
        </w:rPr>
        <w:t xml:space="preserve"> của laravel. Hầu hết các route của</w:t>
      </w:r>
      <w:r w:rsidR="009C2C9A">
        <w:rPr>
          <w:sz w:val="26"/>
          <w:szCs w:val="26"/>
          <w:shd w:val="clear" w:color="auto" w:fill="FFFFFF"/>
          <w:lang w:val="es-ES"/>
        </w:rPr>
        <w:t xml:space="preserve"> laravel định nghĩa trong file </w:t>
      </w:r>
      <w:r w:rsidR="00FD6262">
        <w:rPr>
          <w:sz w:val="26"/>
          <w:szCs w:val="26"/>
          <w:shd w:val="clear" w:color="auto" w:fill="FFFFFF"/>
          <w:lang w:val="es-ES"/>
        </w:rPr>
        <w:t>“</w:t>
      </w:r>
      <w:r w:rsidRPr="00605A73">
        <w:rPr>
          <w:sz w:val="26"/>
          <w:szCs w:val="26"/>
          <w:shd w:val="clear" w:color="auto" w:fill="FFFFFF"/>
          <w:lang w:val="es-ES"/>
        </w:rPr>
        <w:t>app/routes.php</w:t>
      </w:r>
      <w:r w:rsidR="00FD6262">
        <w:rPr>
          <w:sz w:val="26"/>
          <w:szCs w:val="26"/>
          <w:shd w:val="clear" w:color="auto" w:fill="FFFFFF"/>
          <w:lang w:val="es-ES"/>
        </w:rPr>
        <w:t>”</w:t>
      </w:r>
      <w:r w:rsidR="009C2C9A">
        <w:rPr>
          <w:sz w:val="26"/>
          <w:szCs w:val="26"/>
          <w:shd w:val="clear" w:color="auto" w:fill="FFFFFF"/>
          <w:lang w:val="es-ES"/>
        </w:rPr>
        <w:t xml:space="preserve">. Và đây là danh sách các loại </w:t>
      </w:r>
      <w:r w:rsidRPr="00A03B6C">
        <w:rPr>
          <w:sz w:val="26"/>
          <w:szCs w:val="26"/>
          <w:shd w:val="clear" w:color="auto" w:fill="FFFFFF"/>
          <w:lang w:val="es-ES"/>
        </w:rPr>
        <w:t>Route bao gồm các loại cơ bản và thường được sử dụng sau:</w:t>
      </w:r>
    </w:p>
    <w:p w14:paraId="5F894F4E" w14:textId="77777777" w:rsidR="003A69F6" w:rsidRPr="00A03B6C" w:rsidRDefault="003A69F6" w:rsidP="005738F2">
      <w:pPr>
        <w:pStyle w:val="ListParagraph"/>
        <w:numPr>
          <w:ilvl w:val="0"/>
          <w:numId w:val="10"/>
        </w:numPr>
        <w:shd w:val="clear" w:color="auto" w:fill="FFFFFF"/>
        <w:spacing w:before="100" w:beforeAutospacing="1" w:after="30" w:line="276" w:lineRule="auto"/>
        <w:jc w:val="left"/>
        <w:rPr>
          <w:rFonts w:ascii="Times New Roman" w:hAnsi="Times New Roman" w:cs="Times New Roman"/>
          <w:sz w:val="26"/>
          <w:szCs w:val="26"/>
          <w:lang w:val="vi-VN" w:eastAsia="vi-VN"/>
        </w:rPr>
      </w:pPr>
      <w:r w:rsidRPr="00A03B6C">
        <w:rPr>
          <w:rFonts w:ascii="Times New Roman" w:hAnsi="Times New Roman" w:cs="Times New Roman"/>
          <w:b/>
          <w:bCs/>
          <w:sz w:val="26"/>
          <w:szCs w:val="26"/>
          <w:lang w:val="vi-VN" w:eastAsia="vi-VN"/>
        </w:rPr>
        <w:t>Route::get</w:t>
      </w:r>
      <w:r w:rsidRPr="00A03B6C">
        <w:rPr>
          <w:rFonts w:ascii="Times New Roman" w:hAnsi="Times New Roman" w:cs="Times New Roman"/>
          <w:sz w:val="26"/>
          <w:szCs w:val="26"/>
          <w:lang w:val="vi-VN" w:eastAsia="vi-VN"/>
        </w:rPr>
        <w:t> phương thức GET</w:t>
      </w:r>
      <w:r w:rsidR="006A63DD">
        <w:rPr>
          <w:rFonts w:ascii="Times New Roman" w:hAnsi="Times New Roman" w:cs="Times New Roman"/>
          <w:sz w:val="26"/>
          <w:szCs w:val="26"/>
          <w:lang w:eastAsia="vi-VN"/>
        </w:rPr>
        <w:t>.</w:t>
      </w:r>
    </w:p>
    <w:p w14:paraId="31B4548E" w14:textId="77777777" w:rsidR="003A69F6" w:rsidRPr="00A03B6C" w:rsidRDefault="003A69F6" w:rsidP="003A69F6">
      <w:pPr>
        <w:pStyle w:val="ListParagraph"/>
        <w:numPr>
          <w:ilvl w:val="0"/>
          <w:numId w:val="10"/>
        </w:numPr>
        <w:shd w:val="clear" w:color="auto" w:fill="FFFFFF"/>
        <w:spacing w:before="100" w:beforeAutospacing="1" w:after="30" w:line="240" w:lineRule="auto"/>
        <w:jc w:val="left"/>
        <w:rPr>
          <w:rFonts w:ascii="Times New Roman" w:hAnsi="Times New Roman" w:cs="Times New Roman"/>
          <w:sz w:val="26"/>
          <w:szCs w:val="26"/>
          <w:lang w:val="vi-VN" w:eastAsia="vi-VN"/>
        </w:rPr>
      </w:pPr>
      <w:r w:rsidRPr="00A03B6C">
        <w:rPr>
          <w:rFonts w:ascii="Times New Roman" w:hAnsi="Times New Roman" w:cs="Times New Roman"/>
          <w:b/>
          <w:bCs/>
          <w:sz w:val="26"/>
          <w:szCs w:val="26"/>
          <w:lang w:val="vi-VN" w:eastAsia="vi-VN"/>
        </w:rPr>
        <w:t>Route::post</w:t>
      </w:r>
      <w:r w:rsidRPr="00A03B6C">
        <w:rPr>
          <w:rFonts w:ascii="Times New Roman" w:hAnsi="Times New Roman" w:cs="Times New Roman"/>
          <w:sz w:val="26"/>
          <w:szCs w:val="26"/>
          <w:lang w:val="vi-VN" w:eastAsia="vi-VN"/>
        </w:rPr>
        <w:t> phương thức POST</w:t>
      </w:r>
      <w:r w:rsidR="006A63DD">
        <w:rPr>
          <w:rFonts w:ascii="Times New Roman" w:hAnsi="Times New Roman" w:cs="Times New Roman"/>
          <w:sz w:val="26"/>
          <w:szCs w:val="26"/>
          <w:lang w:eastAsia="vi-VN"/>
        </w:rPr>
        <w:t>.</w:t>
      </w:r>
    </w:p>
    <w:p w14:paraId="6E1C90AB" w14:textId="77777777" w:rsidR="003A69F6" w:rsidRPr="00A03B6C" w:rsidRDefault="003A69F6" w:rsidP="003A69F6">
      <w:pPr>
        <w:numPr>
          <w:ilvl w:val="0"/>
          <w:numId w:val="10"/>
        </w:numPr>
        <w:shd w:val="clear" w:color="auto" w:fill="FFFFFF"/>
        <w:spacing w:before="100" w:beforeAutospacing="1" w:after="30" w:line="240" w:lineRule="auto"/>
        <w:jc w:val="left"/>
        <w:rPr>
          <w:sz w:val="26"/>
          <w:szCs w:val="26"/>
          <w:lang w:val="vi-VN" w:eastAsia="vi-VN"/>
        </w:rPr>
      </w:pPr>
      <w:r w:rsidRPr="00A03B6C">
        <w:rPr>
          <w:b/>
          <w:bCs/>
          <w:sz w:val="26"/>
          <w:szCs w:val="26"/>
          <w:lang w:val="vi-VN" w:eastAsia="vi-VN"/>
        </w:rPr>
        <w:t>Route::match</w:t>
      </w:r>
      <w:r w:rsidR="006A63DD">
        <w:rPr>
          <w:sz w:val="26"/>
          <w:szCs w:val="26"/>
          <w:lang w:val="vi-VN" w:eastAsia="vi-VN"/>
        </w:rPr>
        <w:t> kết hợp hiều phương t</w:t>
      </w:r>
      <w:r w:rsidRPr="00A03B6C">
        <w:rPr>
          <w:sz w:val="26"/>
          <w:szCs w:val="26"/>
          <w:lang w:val="vi-VN" w:eastAsia="vi-VN"/>
        </w:rPr>
        <w:t>hức</w:t>
      </w:r>
      <w:r w:rsidR="006A63DD">
        <w:rPr>
          <w:sz w:val="26"/>
          <w:szCs w:val="26"/>
          <w:lang w:eastAsia="vi-VN"/>
        </w:rPr>
        <w:t>.</w:t>
      </w:r>
    </w:p>
    <w:p w14:paraId="58E6DC17" w14:textId="77777777" w:rsidR="003A69F6" w:rsidRPr="00A03B6C" w:rsidRDefault="003A69F6" w:rsidP="003A69F6">
      <w:pPr>
        <w:numPr>
          <w:ilvl w:val="0"/>
          <w:numId w:val="10"/>
        </w:numPr>
        <w:shd w:val="clear" w:color="auto" w:fill="FFFFFF"/>
        <w:spacing w:before="100" w:beforeAutospacing="1" w:after="30" w:line="240" w:lineRule="auto"/>
        <w:jc w:val="left"/>
        <w:rPr>
          <w:sz w:val="26"/>
          <w:szCs w:val="26"/>
          <w:lang w:val="vi-VN" w:eastAsia="vi-VN"/>
        </w:rPr>
      </w:pPr>
      <w:r w:rsidRPr="00A03B6C">
        <w:rPr>
          <w:b/>
          <w:bCs/>
          <w:sz w:val="26"/>
          <w:szCs w:val="26"/>
          <w:lang w:val="vi-VN" w:eastAsia="vi-VN"/>
        </w:rPr>
        <w:t>Route::any</w:t>
      </w:r>
      <w:r w:rsidRPr="00A03B6C">
        <w:rPr>
          <w:sz w:val="26"/>
          <w:szCs w:val="26"/>
          <w:lang w:val="vi-VN" w:eastAsia="vi-VN"/>
        </w:rPr>
        <w:t> nhận tất cả các phương thức</w:t>
      </w:r>
      <w:r w:rsidR="006A63DD">
        <w:rPr>
          <w:sz w:val="26"/>
          <w:szCs w:val="26"/>
          <w:lang w:eastAsia="vi-VN"/>
        </w:rPr>
        <w:t>.</w:t>
      </w:r>
    </w:p>
    <w:p w14:paraId="2B9654D2" w14:textId="77777777" w:rsidR="003A69F6" w:rsidRPr="00A03B6C" w:rsidRDefault="003A69F6" w:rsidP="005738F2">
      <w:pPr>
        <w:numPr>
          <w:ilvl w:val="0"/>
          <w:numId w:val="10"/>
        </w:numPr>
        <w:shd w:val="clear" w:color="auto" w:fill="FFFFFF"/>
        <w:spacing w:before="100" w:beforeAutospacing="1" w:after="30" w:line="276" w:lineRule="auto"/>
        <w:jc w:val="left"/>
        <w:rPr>
          <w:sz w:val="26"/>
          <w:szCs w:val="26"/>
          <w:lang w:val="vi-VN" w:eastAsia="vi-VN"/>
        </w:rPr>
      </w:pPr>
      <w:r w:rsidRPr="00A03B6C">
        <w:rPr>
          <w:b/>
          <w:bCs/>
          <w:sz w:val="26"/>
          <w:szCs w:val="26"/>
          <w:lang w:val="vi-VN" w:eastAsia="vi-VN"/>
        </w:rPr>
        <w:lastRenderedPageBreak/>
        <w:t>Route::filter</w:t>
      </w:r>
      <w:r w:rsidRPr="00A03B6C">
        <w:rPr>
          <w:sz w:val="26"/>
          <w:szCs w:val="26"/>
          <w:lang w:val="vi-VN" w:eastAsia="vi-VN"/>
        </w:rPr>
        <w:t> tạo ra bộ lọc nhằm mục đích nào đó, ví dụ tạo bộ lọc kiểm tra đã đăng nhập hay chưa</w:t>
      </w:r>
      <w:r w:rsidR="005A39FB" w:rsidRPr="005A39FB">
        <w:rPr>
          <w:sz w:val="26"/>
          <w:szCs w:val="26"/>
          <w:lang w:val="vi-VN" w:eastAsia="vi-VN"/>
        </w:rPr>
        <w:t>.</w:t>
      </w:r>
    </w:p>
    <w:p w14:paraId="4140B66F" w14:textId="77777777" w:rsidR="003A69F6" w:rsidRPr="00A03B6C" w:rsidRDefault="003A69F6" w:rsidP="005738F2">
      <w:pPr>
        <w:numPr>
          <w:ilvl w:val="0"/>
          <w:numId w:val="10"/>
        </w:numPr>
        <w:shd w:val="clear" w:color="auto" w:fill="FFFFFF"/>
        <w:spacing w:before="100" w:beforeAutospacing="1" w:after="30" w:line="276" w:lineRule="auto"/>
        <w:jc w:val="left"/>
        <w:rPr>
          <w:sz w:val="26"/>
          <w:szCs w:val="26"/>
          <w:lang w:val="vi-VN" w:eastAsia="vi-VN"/>
        </w:rPr>
      </w:pPr>
      <w:r w:rsidRPr="00A03B6C">
        <w:rPr>
          <w:b/>
          <w:bCs/>
          <w:sz w:val="26"/>
          <w:szCs w:val="26"/>
          <w:lang w:val="vi-VN" w:eastAsia="vi-VN"/>
        </w:rPr>
        <w:t>Route::group </w:t>
      </w:r>
      <w:r w:rsidRPr="00A03B6C">
        <w:rPr>
          <w:sz w:val="26"/>
          <w:szCs w:val="26"/>
          <w:lang w:val="vi-VN" w:eastAsia="vi-VN"/>
        </w:rPr>
        <w:t>gom các route lại với nhau thành một nhóm</w:t>
      </w:r>
      <w:r w:rsidR="005A39FB" w:rsidRPr="005A39FB">
        <w:rPr>
          <w:sz w:val="26"/>
          <w:szCs w:val="26"/>
          <w:lang w:val="vi-VN" w:eastAsia="vi-VN"/>
        </w:rPr>
        <w:t>.</w:t>
      </w:r>
    </w:p>
    <w:p w14:paraId="6AA3985D" w14:textId="77777777" w:rsidR="003A69F6" w:rsidRPr="00A03B6C" w:rsidRDefault="003A69F6" w:rsidP="005738F2">
      <w:pPr>
        <w:numPr>
          <w:ilvl w:val="0"/>
          <w:numId w:val="10"/>
        </w:numPr>
        <w:shd w:val="clear" w:color="auto" w:fill="FFFFFF"/>
        <w:spacing w:before="100" w:beforeAutospacing="1" w:after="30" w:line="276" w:lineRule="auto"/>
        <w:jc w:val="left"/>
        <w:rPr>
          <w:sz w:val="26"/>
          <w:szCs w:val="26"/>
          <w:lang w:val="vi-VN" w:eastAsia="vi-VN"/>
        </w:rPr>
      </w:pPr>
      <w:r w:rsidRPr="00A03B6C">
        <w:rPr>
          <w:b/>
          <w:bCs/>
          <w:sz w:val="26"/>
          <w:szCs w:val="26"/>
          <w:lang w:val="vi-VN" w:eastAsia="vi-VN"/>
        </w:rPr>
        <w:t>Route::controller </w:t>
      </w:r>
      <w:r w:rsidRPr="00A03B6C">
        <w:rPr>
          <w:sz w:val="26"/>
          <w:szCs w:val="26"/>
          <w:lang w:val="vi-VN" w:eastAsia="vi-VN"/>
        </w:rPr>
        <w:t>gọi đến controller tương ứng</w:t>
      </w:r>
      <w:r w:rsidR="005A39FB">
        <w:rPr>
          <w:sz w:val="26"/>
          <w:szCs w:val="26"/>
          <w:lang w:eastAsia="vi-VN"/>
        </w:rPr>
        <w:t>.</w:t>
      </w:r>
    </w:p>
    <w:p w14:paraId="21191209" w14:textId="77777777" w:rsidR="003A69F6" w:rsidRPr="00A03B6C" w:rsidRDefault="003A69F6" w:rsidP="005738F2">
      <w:pPr>
        <w:numPr>
          <w:ilvl w:val="0"/>
          <w:numId w:val="10"/>
        </w:numPr>
        <w:shd w:val="clear" w:color="auto" w:fill="FFFFFF"/>
        <w:spacing w:before="100" w:beforeAutospacing="1" w:after="30" w:line="276" w:lineRule="auto"/>
        <w:jc w:val="left"/>
        <w:rPr>
          <w:sz w:val="26"/>
          <w:szCs w:val="26"/>
          <w:lang w:val="vi-VN" w:eastAsia="vi-VN"/>
        </w:rPr>
      </w:pPr>
      <w:r w:rsidRPr="00A03B6C">
        <w:rPr>
          <w:b/>
          <w:bCs/>
          <w:sz w:val="26"/>
          <w:szCs w:val="26"/>
          <w:lang w:val="vi-VN" w:eastAsia="vi-VN"/>
        </w:rPr>
        <w:t>Route::resource </w:t>
      </w:r>
      <w:r w:rsidRPr="00A03B6C">
        <w:rPr>
          <w:sz w:val="26"/>
          <w:szCs w:val="26"/>
          <w:lang w:val="vi-VN" w:eastAsia="vi-VN"/>
        </w:rPr>
        <w:t>sử dụng với resource controller</w:t>
      </w:r>
      <w:r w:rsidR="005A39FB">
        <w:rPr>
          <w:sz w:val="26"/>
          <w:szCs w:val="26"/>
          <w:lang w:eastAsia="vi-VN"/>
        </w:rPr>
        <w:t>.</w:t>
      </w:r>
    </w:p>
    <w:p w14:paraId="59D5AC79" w14:textId="77777777" w:rsidR="003A69F6" w:rsidRPr="00BF0268" w:rsidRDefault="003A69F6" w:rsidP="003A69F6">
      <w:pPr>
        <w:pStyle w:val="Heading4"/>
        <w:jc w:val="left"/>
        <w:rPr>
          <w:rFonts w:ascii="Times New Roman" w:hAnsi="Times New Roman" w:cs="Times New Roman"/>
          <w:lang w:val="es-ES"/>
        </w:rPr>
      </w:pPr>
      <w:bookmarkStart w:id="125" w:name="_Toc482441514"/>
      <w:r>
        <w:rPr>
          <w:rFonts w:ascii="Times New Roman" w:hAnsi="Times New Roman" w:cs="Times New Roman"/>
          <w:lang w:val="es-ES"/>
        </w:rPr>
        <w:t>2.</w:t>
      </w:r>
      <w:r w:rsidRPr="00BF0268">
        <w:rPr>
          <w:rFonts w:ascii="Times New Roman" w:hAnsi="Times New Roman" w:cs="Times New Roman"/>
          <w:lang w:val="es-ES"/>
        </w:rPr>
        <w:t>1.5 Lớp điều khiển (Controller)</w:t>
      </w:r>
      <w:bookmarkEnd w:id="125"/>
    </w:p>
    <w:p w14:paraId="2E17E022" w14:textId="07E73164" w:rsidR="003A69F6" w:rsidRPr="00A03B6C" w:rsidRDefault="002B1040" w:rsidP="00096152">
      <w:pPr>
        <w:spacing w:before="140" w:line="276" w:lineRule="auto"/>
        <w:ind w:firstLine="426"/>
        <w:rPr>
          <w:sz w:val="26"/>
          <w:szCs w:val="26"/>
          <w:shd w:val="clear" w:color="auto" w:fill="FFFFFF"/>
          <w:lang w:val="es-ES"/>
        </w:rPr>
      </w:pPr>
      <w:r>
        <w:rPr>
          <w:sz w:val="26"/>
          <w:szCs w:val="26"/>
          <w:lang w:val="es-ES"/>
        </w:rPr>
        <w:t xml:space="preserve">Ta có thể nhóm </w:t>
      </w:r>
      <w:r w:rsidR="003A69F6" w:rsidRPr="00A03B6C">
        <w:rPr>
          <w:sz w:val="26"/>
          <w:szCs w:val="26"/>
          <w:lang w:val="es-ES"/>
        </w:rPr>
        <w:t>những route có liên quan với nhau trong một lớp điều khiển là Controller thay vì xác định đường đi của hệ thống một cách riêng lẻ.</w:t>
      </w:r>
      <w:r w:rsidR="009C2C9A">
        <w:rPr>
          <w:sz w:val="26"/>
          <w:szCs w:val="26"/>
          <w:lang w:val="es-ES"/>
        </w:rPr>
        <w:t xml:space="preserve"> </w:t>
      </w:r>
      <w:r w:rsidR="00C46570">
        <w:rPr>
          <w:sz w:val="26"/>
          <w:szCs w:val="26"/>
          <w:lang w:val="es-ES"/>
        </w:rPr>
        <w:t>T</w:t>
      </w:r>
      <w:r w:rsidR="003A69F6" w:rsidRPr="00A03B6C">
        <w:rPr>
          <w:sz w:val="26"/>
          <w:szCs w:val="26"/>
          <w:shd w:val="clear" w:color="auto" w:fill="FFFFFF"/>
          <w:lang w:val="es-ES"/>
        </w:rPr>
        <w:t>ất cả controller trong laravel được chứa trong thư mục</w:t>
      </w:r>
      <w:r w:rsidR="003A69F6" w:rsidRPr="00A03B6C">
        <w:rPr>
          <w:rStyle w:val="apple-converted-space"/>
          <w:sz w:val="26"/>
          <w:szCs w:val="26"/>
          <w:shd w:val="clear" w:color="auto" w:fill="FFFFFF"/>
          <w:lang w:val="es-ES"/>
        </w:rPr>
        <w:t> </w:t>
      </w:r>
      <w:r w:rsidR="003A69F6" w:rsidRPr="00A03B6C">
        <w:rPr>
          <w:i/>
          <w:sz w:val="26"/>
          <w:szCs w:val="26"/>
          <w:shd w:val="clear" w:color="auto" w:fill="FFFFFF"/>
          <w:lang w:val="es-ES"/>
        </w:rPr>
        <w:t>app/controllers</w:t>
      </w:r>
      <w:r w:rsidR="003A69F6" w:rsidRPr="00A03B6C">
        <w:rPr>
          <w:sz w:val="26"/>
          <w:szCs w:val="26"/>
          <w:lang w:val="es-ES"/>
        </w:rPr>
        <w:t> </w:t>
      </w:r>
      <w:r w:rsidR="003A69F6" w:rsidRPr="00A03B6C">
        <w:rPr>
          <w:sz w:val="26"/>
          <w:szCs w:val="26"/>
          <w:shd w:val="clear" w:color="auto" w:fill="FFFFFF"/>
          <w:lang w:val="es-ES"/>
        </w:rPr>
        <w:t>và việc tạo tên</w:t>
      </w:r>
      <w:r w:rsidR="003A69F6" w:rsidRPr="00A03B6C">
        <w:rPr>
          <w:sz w:val="26"/>
          <w:szCs w:val="26"/>
          <w:lang w:val="es-ES"/>
        </w:rPr>
        <w:t> </w:t>
      </w:r>
      <w:r w:rsidR="003A69F6" w:rsidRPr="00A03B6C">
        <w:rPr>
          <w:sz w:val="26"/>
          <w:szCs w:val="26"/>
          <w:shd w:val="clear" w:color="auto" w:fill="FFFFFF"/>
          <w:lang w:val="es-ES"/>
        </w:rPr>
        <w:t>file, đặt tên</w:t>
      </w:r>
      <w:r w:rsidR="003A69F6" w:rsidRPr="00A03B6C">
        <w:rPr>
          <w:sz w:val="26"/>
          <w:szCs w:val="26"/>
          <w:lang w:val="es-ES"/>
        </w:rPr>
        <w:t> </w:t>
      </w:r>
      <w:r w:rsidR="003A69F6" w:rsidRPr="00A03B6C">
        <w:rPr>
          <w:i/>
          <w:sz w:val="26"/>
          <w:szCs w:val="26"/>
          <w:shd w:val="clear" w:color="auto" w:fill="FFFFFF"/>
          <w:lang w:val="es-ES"/>
        </w:rPr>
        <w:t>controller</w:t>
      </w:r>
      <w:r w:rsidR="003A69F6" w:rsidRPr="00A03B6C">
        <w:rPr>
          <w:sz w:val="26"/>
          <w:szCs w:val="26"/>
          <w:lang w:val="es-ES"/>
        </w:rPr>
        <w:t> </w:t>
      </w:r>
      <w:r w:rsidR="003A69F6" w:rsidRPr="00A03B6C">
        <w:rPr>
          <w:sz w:val="26"/>
          <w:szCs w:val="26"/>
          <w:shd w:val="clear" w:color="auto" w:fill="FFFFFF"/>
          <w:lang w:val="es-ES"/>
        </w:rPr>
        <w:t>cũng phải tuân theo nguyên tắc của nó như sau:</w:t>
      </w:r>
    </w:p>
    <w:p w14:paraId="64FE4035" w14:textId="7FE7C4A5" w:rsidR="003A69F6" w:rsidRPr="00A03B6C" w:rsidRDefault="003A69F6" w:rsidP="003A69F6">
      <w:pPr>
        <w:pStyle w:val="ListParagraph"/>
        <w:numPr>
          <w:ilvl w:val="0"/>
          <w:numId w:val="11"/>
        </w:numPr>
        <w:spacing w:before="140" w:line="288" w:lineRule="auto"/>
        <w:rPr>
          <w:rFonts w:ascii="Times New Roman" w:hAnsi="Times New Roman" w:cs="Times New Roman"/>
          <w:sz w:val="26"/>
          <w:szCs w:val="26"/>
          <w:shd w:val="clear" w:color="auto" w:fill="FFFFFF"/>
          <w:lang w:val="es-ES"/>
        </w:rPr>
      </w:pPr>
      <w:r w:rsidRPr="00A03B6C">
        <w:rPr>
          <w:rStyle w:val="Strong"/>
          <w:rFonts w:ascii="Times New Roman" w:hAnsi="Times New Roman" w:cs="Times New Roman"/>
          <w:b w:val="0"/>
          <w:sz w:val="26"/>
          <w:szCs w:val="26"/>
          <w:shd w:val="clear" w:color="auto" w:fill="FFFFFF"/>
          <w:lang w:val="es-ES"/>
        </w:rPr>
        <w:t>Controller của Laravel</w:t>
      </w:r>
      <w:r w:rsidRPr="00A03B6C">
        <w:rPr>
          <w:rFonts w:ascii="Times New Roman" w:hAnsi="Times New Roman" w:cs="Times New Roman"/>
          <w:sz w:val="26"/>
          <w:szCs w:val="26"/>
          <w:shd w:val="clear" w:color="auto" w:fill="FFFFFF"/>
          <w:lang w:val="es-ES"/>
        </w:rPr>
        <w:t>, đây là một lớp xử lý controller chính của Laravel nên tất cả</w:t>
      </w:r>
      <w:r w:rsidR="009C2C9A">
        <w:rPr>
          <w:rFonts w:ascii="Times New Roman" w:hAnsi="Times New Roman" w:cs="Times New Roman"/>
          <w:sz w:val="26"/>
          <w:szCs w:val="26"/>
          <w:shd w:val="clear" w:color="auto" w:fill="FFFFFF"/>
          <w:lang w:val="es-ES"/>
        </w:rPr>
        <w:t xml:space="preserve"> các </w:t>
      </w:r>
      <w:r w:rsidRPr="00A03B6C">
        <w:rPr>
          <w:rStyle w:val="Strong"/>
          <w:rFonts w:ascii="Times New Roman" w:hAnsi="Times New Roman" w:cs="Times New Roman"/>
          <w:b w:val="0"/>
          <w:sz w:val="26"/>
          <w:szCs w:val="26"/>
          <w:shd w:val="clear" w:color="auto" w:fill="FFFFFF"/>
          <w:lang w:val="es-ES"/>
        </w:rPr>
        <w:t>Controller mớ</w:t>
      </w:r>
      <w:r w:rsidR="00C879C7">
        <w:rPr>
          <w:rStyle w:val="Strong"/>
          <w:rFonts w:ascii="Times New Roman" w:hAnsi="Times New Roman" w:cs="Times New Roman"/>
          <w:b w:val="0"/>
          <w:sz w:val="26"/>
          <w:szCs w:val="26"/>
          <w:shd w:val="clear" w:color="auto" w:fill="FFFFFF"/>
          <w:lang w:val="es-ES"/>
        </w:rPr>
        <w:t>i </w:t>
      </w:r>
      <w:r w:rsidRPr="00A03B6C">
        <w:rPr>
          <w:rFonts w:ascii="Times New Roman" w:hAnsi="Times New Roman" w:cs="Times New Roman"/>
          <w:sz w:val="26"/>
          <w:szCs w:val="26"/>
          <w:shd w:val="clear" w:color="auto" w:fill="FFFFFF"/>
          <w:lang w:val="es-ES"/>
        </w:rPr>
        <w:t>phải thừa kế (</w:t>
      </w:r>
      <w:r w:rsidRPr="00A03B6C">
        <w:rPr>
          <w:rStyle w:val="Emphasis"/>
          <w:rFonts w:ascii="Times New Roman" w:hAnsi="Times New Roman" w:cs="Times New Roman"/>
          <w:sz w:val="26"/>
          <w:szCs w:val="26"/>
          <w:shd w:val="clear" w:color="auto" w:fill="FFFFFF"/>
          <w:lang w:val="es-ES"/>
        </w:rPr>
        <w:t>extends</w:t>
      </w:r>
      <w:r w:rsidRPr="00A03B6C">
        <w:rPr>
          <w:rFonts w:ascii="Times New Roman" w:hAnsi="Times New Roman" w:cs="Times New Roman"/>
          <w:sz w:val="26"/>
          <w:szCs w:val="26"/>
          <w:shd w:val="clear" w:color="auto" w:fill="FFFFFF"/>
          <w:lang w:val="es-ES"/>
        </w:rPr>
        <w:t>) từ lớp này.</w:t>
      </w:r>
    </w:p>
    <w:p w14:paraId="08F21284" w14:textId="527732AD" w:rsidR="003A69F6" w:rsidRPr="00A03B6C" w:rsidRDefault="000C7216" w:rsidP="00F44802">
      <w:pPr>
        <w:numPr>
          <w:ilvl w:val="0"/>
          <w:numId w:val="11"/>
        </w:numPr>
        <w:shd w:val="clear" w:color="auto" w:fill="FFFFFF"/>
        <w:spacing w:before="140" w:beforeAutospacing="1" w:after="30" w:line="288" w:lineRule="auto"/>
        <w:rPr>
          <w:sz w:val="26"/>
          <w:szCs w:val="26"/>
          <w:shd w:val="clear" w:color="auto" w:fill="FFFFFF"/>
          <w:lang w:val="es-ES"/>
        </w:rPr>
      </w:pPr>
      <w:r>
        <w:rPr>
          <w:sz w:val="26"/>
          <w:szCs w:val="26"/>
          <w:lang w:val="vi-VN" w:eastAsia="vi-VN"/>
        </w:rPr>
        <w:t>Nế</w:t>
      </w:r>
      <w:r w:rsidR="003A69F6" w:rsidRPr="00A03B6C">
        <w:rPr>
          <w:sz w:val="26"/>
          <w:szCs w:val="26"/>
          <w:lang w:val="vi-VN" w:eastAsia="vi-VN"/>
        </w:rPr>
        <w:t>u muốn kế thừa từ một </w:t>
      </w:r>
      <w:r w:rsidR="003A69F6" w:rsidRPr="00A03B6C">
        <w:rPr>
          <w:bCs/>
          <w:sz w:val="26"/>
          <w:szCs w:val="26"/>
          <w:lang w:val="vi-VN" w:eastAsia="vi-VN"/>
        </w:rPr>
        <w:t>Controller khác</w:t>
      </w:r>
      <w:r w:rsidR="003A69F6" w:rsidRPr="00A03B6C">
        <w:rPr>
          <w:sz w:val="26"/>
          <w:szCs w:val="26"/>
          <w:lang w:val="vi-VN" w:eastAsia="vi-VN"/>
        </w:rPr>
        <w:t> thì lớp đó phải kế thừa từ lớp  </w:t>
      </w:r>
      <w:r w:rsidR="003A69F6" w:rsidRPr="00A03B6C">
        <w:rPr>
          <w:bCs/>
          <w:sz w:val="26"/>
          <w:szCs w:val="26"/>
          <w:lang w:val="vi-VN" w:eastAsia="vi-VN"/>
        </w:rPr>
        <w:t>Controller của Laravel</w:t>
      </w:r>
      <w:r w:rsidR="003A69F6" w:rsidRPr="00A03B6C">
        <w:rPr>
          <w:sz w:val="26"/>
          <w:szCs w:val="26"/>
          <w:lang w:val="vi-VN" w:eastAsia="vi-VN"/>
        </w:rPr>
        <w:t>. Lúc này  </w:t>
      </w:r>
      <w:r w:rsidR="003A69F6" w:rsidRPr="00A03B6C">
        <w:rPr>
          <w:bCs/>
          <w:sz w:val="26"/>
          <w:szCs w:val="26"/>
          <w:lang w:val="vi-VN" w:eastAsia="vi-VN"/>
        </w:rPr>
        <w:t>Controller mới</w:t>
      </w:r>
      <w:r w:rsidR="003A69F6" w:rsidRPr="00A03B6C">
        <w:rPr>
          <w:sz w:val="26"/>
          <w:szCs w:val="26"/>
          <w:lang w:val="vi-VN" w:eastAsia="vi-VN"/>
        </w:rPr>
        <w:t xml:space="preserve"> tạo sẽ </w:t>
      </w:r>
      <w:r w:rsidR="003A69F6" w:rsidRPr="00A03B6C">
        <w:rPr>
          <w:i/>
          <w:sz w:val="26"/>
          <w:szCs w:val="26"/>
          <w:lang w:val="vi-VN" w:eastAsia="vi-VN"/>
        </w:rPr>
        <w:t>extends</w:t>
      </w:r>
      <w:r w:rsidR="003A69F6" w:rsidRPr="00A03B6C">
        <w:rPr>
          <w:sz w:val="26"/>
          <w:szCs w:val="26"/>
          <w:lang w:val="vi-VN" w:eastAsia="vi-VN"/>
        </w:rPr>
        <w:t xml:space="preserve"> từ lớp </w:t>
      </w:r>
      <w:r w:rsidR="003A69F6" w:rsidRPr="00A03B6C">
        <w:rPr>
          <w:bCs/>
          <w:sz w:val="26"/>
          <w:szCs w:val="26"/>
          <w:lang w:val="vi-VN" w:eastAsia="vi-VN"/>
        </w:rPr>
        <w:t>Controller khác</w:t>
      </w:r>
      <w:r w:rsidR="003A69F6" w:rsidRPr="00A03B6C">
        <w:rPr>
          <w:sz w:val="26"/>
          <w:szCs w:val="26"/>
          <w:lang w:val="vi-VN" w:eastAsia="vi-VN"/>
        </w:rPr>
        <w:t> đó.</w:t>
      </w:r>
    </w:p>
    <w:p w14:paraId="49BCFC96" w14:textId="59AB2696" w:rsidR="003A69F6" w:rsidRPr="00A03B6C" w:rsidRDefault="003A69F6" w:rsidP="00F44802">
      <w:pPr>
        <w:pStyle w:val="ListParagraph"/>
        <w:numPr>
          <w:ilvl w:val="0"/>
          <w:numId w:val="11"/>
        </w:numPr>
        <w:shd w:val="clear" w:color="auto" w:fill="FFFFFF"/>
        <w:spacing w:beforeAutospacing="1" w:after="30" w:line="240" w:lineRule="auto"/>
        <w:rPr>
          <w:rFonts w:ascii="Times New Roman" w:hAnsi="Times New Roman" w:cs="Times New Roman"/>
          <w:sz w:val="26"/>
          <w:szCs w:val="26"/>
          <w:lang w:val="vi-VN" w:eastAsia="vi-VN"/>
        </w:rPr>
      </w:pPr>
      <w:r w:rsidRPr="00A03B6C">
        <w:rPr>
          <w:rFonts w:ascii="Times New Roman" w:hAnsi="Times New Roman" w:cs="Times New Roman"/>
          <w:sz w:val="26"/>
          <w:szCs w:val="26"/>
          <w:lang w:val="vi-VN" w:eastAsia="vi-VN"/>
        </w:rPr>
        <w:t>Tên Controller phải trùng với tên File. Ví dụ tạo Controller tên </w:t>
      </w:r>
      <w:r w:rsidRPr="00A03B6C">
        <w:rPr>
          <w:rFonts w:ascii="Times New Roman" w:hAnsi="Times New Roman" w:cs="Times New Roman"/>
          <w:i/>
          <w:sz w:val="26"/>
          <w:szCs w:val="26"/>
          <w:lang w:val="vi-VN" w:eastAsia="vi-VN"/>
        </w:rPr>
        <w:t>DemoController</w:t>
      </w:r>
      <w:r w:rsidRPr="00A03B6C">
        <w:rPr>
          <w:rFonts w:ascii="Times New Roman" w:hAnsi="Times New Roman" w:cs="Times New Roman"/>
          <w:sz w:val="26"/>
          <w:szCs w:val="26"/>
          <w:lang w:val="vi-VN" w:eastAsia="vi-VN"/>
        </w:rPr>
        <w:t> thì file phải tên là </w:t>
      </w:r>
      <w:r w:rsidR="00F44802" w:rsidRPr="008417F0">
        <w:rPr>
          <w:rFonts w:ascii="Times New Roman" w:hAnsi="Times New Roman" w:cs="Times New Roman"/>
          <w:sz w:val="26"/>
          <w:szCs w:val="26"/>
          <w:lang w:val="es-ES" w:eastAsia="vi-VN"/>
        </w:rPr>
        <w:t>“</w:t>
      </w:r>
      <w:r w:rsidRPr="00A03B6C">
        <w:rPr>
          <w:rFonts w:ascii="Times New Roman" w:hAnsi="Times New Roman" w:cs="Times New Roman"/>
          <w:i/>
          <w:sz w:val="26"/>
          <w:szCs w:val="26"/>
          <w:lang w:val="vi-VN" w:eastAsia="vi-VN"/>
        </w:rPr>
        <w:t>DemoController</w:t>
      </w:r>
      <w:r w:rsidRPr="00A03B6C">
        <w:rPr>
          <w:rFonts w:ascii="Times New Roman" w:hAnsi="Times New Roman" w:cs="Times New Roman"/>
          <w:sz w:val="26"/>
          <w:szCs w:val="26"/>
          <w:lang w:val="vi-VN" w:eastAsia="vi-VN"/>
        </w:rPr>
        <w:t>.php</w:t>
      </w:r>
      <w:r w:rsidR="00F44802" w:rsidRPr="008417F0">
        <w:rPr>
          <w:rFonts w:ascii="Times New Roman" w:hAnsi="Times New Roman" w:cs="Times New Roman"/>
          <w:sz w:val="26"/>
          <w:szCs w:val="26"/>
          <w:lang w:val="es-ES" w:eastAsia="vi-VN"/>
        </w:rPr>
        <w:t>”.</w:t>
      </w:r>
    </w:p>
    <w:p w14:paraId="7232EDE4" w14:textId="49A86D8E" w:rsidR="003A69F6" w:rsidRPr="00F44802" w:rsidRDefault="003A69F6" w:rsidP="00F44802">
      <w:pPr>
        <w:pStyle w:val="ListParagraph"/>
        <w:shd w:val="clear" w:color="auto" w:fill="FFFFFF"/>
        <w:spacing w:beforeAutospacing="1" w:after="30" w:line="240" w:lineRule="auto"/>
        <w:rPr>
          <w:rFonts w:ascii="Times New Roman" w:hAnsi="Times New Roman" w:cs="Times New Roman"/>
          <w:sz w:val="26"/>
          <w:szCs w:val="26"/>
          <w:lang w:val="vi-VN" w:eastAsia="vi-VN"/>
        </w:rPr>
      </w:pPr>
      <w:r w:rsidRPr="00A03B6C">
        <w:rPr>
          <w:rFonts w:ascii="Times New Roman" w:hAnsi="Times New Roman" w:cs="Times New Roman"/>
          <w:sz w:val="26"/>
          <w:szCs w:val="26"/>
          <w:lang w:val="vi-VN" w:eastAsia="vi-VN"/>
        </w:rPr>
        <w:t xml:space="preserve">Thông thường khi tạo các Controller sẽ mặc định trong thư mục </w:t>
      </w:r>
      <w:r w:rsidR="00F44802" w:rsidRPr="00F44802">
        <w:rPr>
          <w:rFonts w:ascii="Times New Roman" w:hAnsi="Times New Roman" w:cs="Times New Roman"/>
          <w:sz w:val="26"/>
          <w:szCs w:val="26"/>
          <w:lang w:val="vi-VN" w:eastAsia="vi-VN"/>
        </w:rPr>
        <w:t>“</w:t>
      </w:r>
      <w:r w:rsidRPr="00A03B6C">
        <w:rPr>
          <w:rFonts w:ascii="Times New Roman" w:hAnsi="Times New Roman" w:cs="Times New Roman"/>
          <w:i/>
          <w:sz w:val="26"/>
          <w:szCs w:val="26"/>
          <w:lang w:val="vi-VN" w:eastAsia="vi-VN"/>
        </w:rPr>
        <w:t>app\Http\Controllers</w:t>
      </w:r>
      <w:r w:rsidR="00F44802" w:rsidRPr="00F44802">
        <w:rPr>
          <w:rFonts w:ascii="Times New Roman" w:hAnsi="Times New Roman" w:cs="Times New Roman"/>
          <w:i/>
          <w:sz w:val="26"/>
          <w:szCs w:val="26"/>
          <w:lang w:val="vi-VN" w:eastAsia="vi-VN"/>
        </w:rPr>
        <w:t>”.</w:t>
      </w:r>
    </w:p>
    <w:p w14:paraId="26DD3725" w14:textId="77777777" w:rsidR="003A69F6" w:rsidRPr="00FF0CB4" w:rsidRDefault="003A69F6" w:rsidP="00681180">
      <w:pPr>
        <w:pStyle w:val="ListParagraph"/>
        <w:shd w:val="clear" w:color="auto" w:fill="FFFFFF"/>
        <w:spacing w:beforeAutospacing="1" w:after="30" w:line="240" w:lineRule="auto"/>
        <w:ind w:hanging="720"/>
        <w:jc w:val="left"/>
        <w:outlineLvl w:val="3"/>
        <w:rPr>
          <w:rFonts w:ascii="Times New Roman" w:hAnsi="Times New Roman" w:cs="Times New Roman"/>
          <w:b/>
          <w:sz w:val="26"/>
          <w:szCs w:val="26"/>
          <w:lang w:val="vi-VN" w:eastAsia="vi-VN"/>
        </w:rPr>
      </w:pPr>
      <w:bookmarkStart w:id="126" w:name="_Toc482441515"/>
      <w:r w:rsidRPr="004E7E7F">
        <w:rPr>
          <w:rFonts w:ascii="Times New Roman" w:hAnsi="Times New Roman" w:cs="Times New Roman"/>
          <w:b/>
          <w:sz w:val="26"/>
          <w:szCs w:val="26"/>
          <w:lang w:val="vi-VN" w:eastAsia="vi-VN"/>
        </w:rPr>
        <w:t>2.</w:t>
      </w:r>
      <w:r>
        <w:rPr>
          <w:rFonts w:ascii="Times New Roman" w:hAnsi="Times New Roman" w:cs="Times New Roman"/>
          <w:b/>
          <w:sz w:val="26"/>
          <w:szCs w:val="26"/>
          <w:lang w:val="vi-VN" w:eastAsia="vi-VN"/>
        </w:rPr>
        <w:t>1.</w:t>
      </w:r>
      <w:r w:rsidRPr="00FF0CB4">
        <w:rPr>
          <w:rFonts w:ascii="Times New Roman" w:hAnsi="Times New Roman" w:cs="Times New Roman"/>
          <w:b/>
          <w:sz w:val="26"/>
          <w:szCs w:val="26"/>
          <w:lang w:val="vi-VN" w:eastAsia="vi-VN"/>
        </w:rPr>
        <w:t>6 Lớp giao diện (View)</w:t>
      </w:r>
      <w:bookmarkEnd w:id="126"/>
    </w:p>
    <w:p w14:paraId="0F994EE6" w14:textId="7664E435" w:rsidR="003A69F6" w:rsidRPr="00FF0CB4" w:rsidRDefault="00573073" w:rsidP="00096152">
      <w:pPr>
        <w:pStyle w:val="ListParagraph"/>
        <w:shd w:val="clear" w:color="auto" w:fill="FFFFFF"/>
        <w:spacing w:beforeAutospacing="1" w:after="30" w:line="276" w:lineRule="auto"/>
        <w:ind w:left="0" w:firstLine="426"/>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Trong Laravel</w:t>
      </w:r>
      <w:r w:rsidRPr="00F44802">
        <w:rPr>
          <w:rFonts w:ascii="Times New Roman" w:hAnsi="Times New Roman" w:cs="Times New Roman"/>
          <w:sz w:val="26"/>
          <w:szCs w:val="26"/>
          <w:shd w:val="clear" w:color="auto" w:fill="FFFFFF"/>
          <w:lang w:val="vi-VN"/>
        </w:rPr>
        <w:t xml:space="preserve"> Framework</w:t>
      </w:r>
      <w:r>
        <w:rPr>
          <w:rFonts w:ascii="Times New Roman" w:hAnsi="Times New Roman" w:cs="Times New Roman"/>
          <w:sz w:val="26"/>
          <w:szCs w:val="26"/>
          <w:shd w:val="clear" w:color="auto" w:fill="FFFFFF"/>
          <w:lang w:val="vi-VN"/>
        </w:rPr>
        <w:t xml:space="preserve">, </w:t>
      </w:r>
      <w:r w:rsidR="003A69F6" w:rsidRPr="00FF0CB4">
        <w:rPr>
          <w:rFonts w:ascii="Times New Roman" w:hAnsi="Times New Roman" w:cs="Times New Roman"/>
          <w:sz w:val="26"/>
          <w:szCs w:val="26"/>
          <w:shd w:val="clear" w:color="auto" w:fill="FFFFFF"/>
          <w:lang w:val="vi-VN"/>
        </w:rPr>
        <w:t>mặc định tất cả các file view sẽ được lưu trong thư mục</w:t>
      </w:r>
      <w:r w:rsidR="003A69F6" w:rsidRPr="00FF0CB4">
        <w:rPr>
          <w:rStyle w:val="apple-converted-space"/>
          <w:rFonts w:ascii="Times New Roman" w:hAnsi="Times New Roman" w:cs="Times New Roman"/>
          <w:sz w:val="26"/>
          <w:szCs w:val="26"/>
          <w:shd w:val="clear" w:color="auto" w:fill="FFFFFF"/>
          <w:lang w:val="vi-VN"/>
        </w:rPr>
        <w:t> </w:t>
      </w:r>
      <w:r w:rsidR="003A69F6" w:rsidRPr="00FF0CB4">
        <w:rPr>
          <w:rFonts w:ascii="Times New Roman" w:hAnsi="Times New Roman" w:cs="Times New Roman"/>
          <w:sz w:val="26"/>
          <w:szCs w:val="26"/>
          <w:shd w:val="clear" w:color="auto" w:fill="FFFFFF"/>
          <w:lang w:val="vi-VN"/>
        </w:rPr>
        <w:t>app/views</w:t>
      </w:r>
      <w:r w:rsidR="003A69F6" w:rsidRPr="00FF0CB4">
        <w:rPr>
          <w:rFonts w:ascii="Times New Roman" w:hAnsi="Times New Roman" w:cs="Times New Roman"/>
          <w:sz w:val="26"/>
          <w:szCs w:val="26"/>
          <w:lang w:val="vi-VN"/>
        </w:rPr>
        <w:t> </w:t>
      </w:r>
      <w:r w:rsidR="003A69F6" w:rsidRPr="00FF0CB4">
        <w:rPr>
          <w:rFonts w:ascii="Times New Roman" w:hAnsi="Times New Roman" w:cs="Times New Roman"/>
          <w:sz w:val="26"/>
          <w:szCs w:val="26"/>
          <w:shd w:val="clear" w:color="auto" w:fill="FFFFFF"/>
          <w:lang w:val="vi-VN"/>
        </w:rPr>
        <w:t>với đuôi file là</w:t>
      </w:r>
      <w:r w:rsidR="003A69F6" w:rsidRPr="00FF0CB4">
        <w:rPr>
          <w:rFonts w:ascii="Times New Roman" w:hAnsi="Times New Roman" w:cs="Times New Roman"/>
          <w:sz w:val="26"/>
          <w:szCs w:val="26"/>
          <w:lang w:val="vi-VN"/>
        </w:rPr>
        <w:t> </w:t>
      </w:r>
      <w:r w:rsidR="00FD6262" w:rsidRPr="00FD6262">
        <w:rPr>
          <w:rFonts w:ascii="Times New Roman" w:hAnsi="Times New Roman" w:cs="Times New Roman"/>
          <w:sz w:val="26"/>
          <w:szCs w:val="26"/>
          <w:lang w:val="vi-VN"/>
        </w:rPr>
        <w:t>“</w:t>
      </w:r>
      <w:r w:rsidR="003A69F6" w:rsidRPr="00FF0CB4">
        <w:rPr>
          <w:rFonts w:ascii="Times New Roman" w:hAnsi="Times New Roman" w:cs="Times New Roman"/>
          <w:sz w:val="26"/>
          <w:szCs w:val="26"/>
          <w:shd w:val="clear" w:color="auto" w:fill="FFFFFF"/>
          <w:lang w:val="vi-VN"/>
        </w:rPr>
        <w:t>.php</w:t>
      </w:r>
      <w:r w:rsidR="00FD6262" w:rsidRPr="00FD6262">
        <w:rPr>
          <w:rFonts w:ascii="Times New Roman" w:hAnsi="Times New Roman" w:cs="Times New Roman"/>
          <w:sz w:val="26"/>
          <w:szCs w:val="26"/>
          <w:shd w:val="clear" w:color="auto" w:fill="FFFFFF"/>
          <w:lang w:val="vi-VN"/>
        </w:rPr>
        <w:t>”</w:t>
      </w:r>
      <w:r w:rsidR="003A69F6" w:rsidRPr="00FF0CB4">
        <w:rPr>
          <w:rFonts w:ascii="Times New Roman" w:hAnsi="Times New Roman" w:cs="Times New Roman"/>
          <w:sz w:val="26"/>
          <w:szCs w:val="26"/>
          <w:lang w:val="vi-VN"/>
        </w:rPr>
        <w:t> </w:t>
      </w:r>
      <w:r w:rsidR="003A69F6" w:rsidRPr="00FF0CB4">
        <w:rPr>
          <w:rFonts w:ascii="Times New Roman" w:hAnsi="Times New Roman" w:cs="Times New Roman"/>
          <w:sz w:val="26"/>
          <w:szCs w:val="26"/>
          <w:shd w:val="clear" w:color="auto" w:fill="FFFFFF"/>
          <w:lang w:val="vi-VN"/>
        </w:rPr>
        <w:t>hoặc</w:t>
      </w:r>
      <w:r w:rsidR="003A69F6" w:rsidRPr="00FF0CB4">
        <w:rPr>
          <w:rFonts w:ascii="Times New Roman" w:hAnsi="Times New Roman" w:cs="Times New Roman"/>
          <w:sz w:val="26"/>
          <w:szCs w:val="26"/>
          <w:lang w:val="vi-VN"/>
        </w:rPr>
        <w:t> </w:t>
      </w:r>
      <w:r w:rsidR="00FD6262" w:rsidRPr="00FD6262">
        <w:rPr>
          <w:rFonts w:ascii="Times New Roman" w:hAnsi="Times New Roman" w:cs="Times New Roman"/>
          <w:sz w:val="26"/>
          <w:szCs w:val="26"/>
          <w:lang w:val="vi-VN"/>
        </w:rPr>
        <w:t>“</w:t>
      </w:r>
      <w:r w:rsidR="003A69F6" w:rsidRPr="00FF0CB4">
        <w:rPr>
          <w:rFonts w:ascii="Times New Roman" w:hAnsi="Times New Roman" w:cs="Times New Roman"/>
          <w:sz w:val="26"/>
          <w:szCs w:val="26"/>
          <w:shd w:val="clear" w:color="auto" w:fill="FFFFFF"/>
          <w:lang w:val="vi-VN"/>
        </w:rPr>
        <w:t>.blade.php</w:t>
      </w:r>
      <w:r w:rsidR="00FD6262" w:rsidRPr="00FD6262">
        <w:rPr>
          <w:rFonts w:ascii="Times New Roman" w:hAnsi="Times New Roman" w:cs="Times New Roman"/>
          <w:sz w:val="26"/>
          <w:szCs w:val="26"/>
          <w:shd w:val="clear" w:color="auto" w:fill="FFFFFF"/>
          <w:lang w:val="vi-VN"/>
        </w:rPr>
        <w:t>”</w:t>
      </w:r>
      <w:r w:rsidR="003A69F6" w:rsidRPr="00FF0CB4">
        <w:rPr>
          <w:rFonts w:ascii="Times New Roman" w:hAnsi="Times New Roman" w:cs="Times New Roman"/>
          <w:sz w:val="26"/>
          <w:szCs w:val="26"/>
          <w:shd w:val="clear" w:color="auto" w:fill="FFFFFF"/>
          <w:lang w:val="vi-VN"/>
        </w:rPr>
        <w:t xml:space="preserve">. View chứa mã HTML của ứng dụng, đặc biệt Laravel cho phép sử dụng templates bằng việc mở rộng các tập tin trong View sử dụng định dạng theo </w:t>
      </w:r>
      <w:r w:rsidR="0060053E" w:rsidRPr="0060053E">
        <w:rPr>
          <w:rFonts w:ascii="Times New Roman" w:hAnsi="Times New Roman" w:cs="Times New Roman"/>
          <w:sz w:val="26"/>
          <w:szCs w:val="26"/>
          <w:shd w:val="clear" w:color="auto" w:fill="FFFFFF"/>
          <w:lang w:val="vi-VN"/>
        </w:rPr>
        <w:t>“</w:t>
      </w:r>
      <w:r w:rsidR="003A69F6" w:rsidRPr="00FF0CB4">
        <w:rPr>
          <w:rFonts w:ascii="Times New Roman" w:hAnsi="Times New Roman" w:cs="Times New Roman"/>
          <w:sz w:val="26"/>
          <w:szCs w:val="26"/>
          <w:shd w:val="clear" w:color="auto" w:fill="FFFFFF"/>
          <w:lang w:val="vi-VN"/>
        </w:rPr>
        <w:t>*.blade.php</w:t>
      </w:r>
      <w:r w:rsidR="0060053E" w:rsidRPr="0060053E">
        <w:rPr>
          <w:rFonts w:ascii="Times New Roman" w:hAnsi="Times New Roman" w:cs="Times New Roman"/>
          <w:sz w:val="26"/>
          <w:szCs w:val="26"/>
          <w:shd w:val="clear" w:color="auto" w:fill="FFFFFF"/>
          <w:lang w:val="vi-VN"/>
        </w:rPr>
        <w:t>”</w:t>
      </w:r>
      <w:r w:rsidR="003A69F6" w:rsidRPr="00FF0CB4">
        <w:rPr>
          <w:rFonts w:ascii="Times New Roman" w:hAnsi="Times New Roman" w:cs="Times New Roman"/>
          <w:sz w:val="26"/>
          <w:szCs w:val="26"/>
          <w:shd w:val="clear" w:color="auto" w:fill="FFFFFF"/>
          <w:lang w:val="vi-VN"/>
        </w:rPr>
        <w:t xml:space="preserve">. </w:t>
      </w:r>
    </w:p>
    <w:p w14:paraId="077499D6" w14:textId="77777777" w:rsidR="003A69F6" w:rsidRPr="00FF0CB4" w:rsidRDefault="003A69F6" w:rsidP="00681180">
      <w:pPr>
        <w:pStyle w:val="ListParagraph"/>
        <w:shd w:val="clear" w:color="auto" w:fill="FFFFFF"/>
        <w:spacing w:beforeAutospacing="1" w:after="30" w:line="240" w:lineRule="auto"/>
        <w:ind w:hanging="720"/>
        <w:jc w:val="left"/>
        <w:outlineLvl w:val="3"/>
        <w:rPr>
          <w:rFonts w:ascii="Times New Roman" w:hAnsi="Times New Roman" w:cs="Times New Roman"/>
          <w:b/>
          <w:sz w:val="26"/>
          <w:szCs w:val="26"/>
          <w:shd w:val="clear" w:color="auto" w:fill="FFFFFF"/>
          <w:lang w:val="vi-VN"/>
        </w:rPr>
      </w:pPr>
      <w:bookmarkStart w:id="127" w:name="_Toc482441516"/>
      <w:r w:rsidRPr="003F5B90">
        <w:rPr>
          <w:rFonts w:ascii="Times New Roman" w:hAnsi="Times New Roman" w:cs="Times New Roman"/>
          <w:b/>
          <w:sz w:val="26"/>
          <w:szCs w:val="26"/>
          <w:shd w:val="clear" w:color="auto" w:fill="FFFFFF"/>
          <w:lang w:val="vi-VN"/>
        </w:rPr>
        <w:t>2.</w:t>
      </w:r>
      <w:r>
        <w:rPr>
          <w:rFonts w:ascii="Times New Roman" w:hAnsi="Times New Roman" w:cs="Times New Roman"/>
          <w:b/>
          <w:sz w:val="26"/>
          <w:szCs w:val="26"/>
          <w:shd w:val="clear" w:color="auto" w:fill="FFFFFF"/>
          <w:lang w:val="vi-VN"/>
        </w:rPr>
        <w:t>1.</w:t>
      </w:r>
      <w:r w:rsidRPr="00FF0CB4">
        <w:rPr>
          <w:rFonts w:ascii="Times New Roman" w:hAnsi="Times New Roman" w:cs="Times New Roman"/>
          <w:b/>
          <w:sz w:val="26"/>
          <w:szCs w:val="26"/>
          <w:shd w:val="clear" w:color="auto" w:fill="FFFFFF"/>
          <w:lang w:val="vi-VN"/>
        </w:rPr>
        <w:t>7 Làm việc với cơ sở dữ liệu</w:t>
      </w:r>
      <w:bookmarkEnd w:id="127"/>
    </w:p>
    <w:p w14:paraId="1F3E56C6" w14:textId="77777777" w:rsidR="003A69F6" w:rsidRPr="00A03B6C" w:rsidRDefault="003A69F6" w:rsidP="00096152">
      <w:pPr>
        <w:pStyle w:val="ListParagraph"/>
        <w:shd w:val="clear" w:color="auto" w:fill="FFFFFF"/>
        <w:spacing w:after="30" w:line="276" w:lineRule="auto"/>
        <w:ind w:left="0" w:firstLine="567"/>
        <w:rPr>
          <w:rFonts w:ascii="Times New Roman" w:hAnsi="Times New Roman" w:cs="Times New Roman"/>
          <w:sz w:val="26"/>
          <w:szCs w:val="26"/>
          <w:shd w:val="clear" w:color="auto" w:fill="FFFFFF"/>
        </w:rPr>
      </w:pPr>
      <w:r w:rsidRPr="00FF0CB4">
        <w:rPr>
          <w:rFonts w:ascii="Times New Roman" w:hAnsi="Times New Roman" w:cs="Times New Roman"/>
          <w:sz w:val="26"/>
          <w:szCs w:val="26"/>
          <w:shd w:val="clear" w:color="auto" w:fill="FFFFFF"/>
          <w:lang w:val="vi-VN"/>
        </w:rPr>
        <w:t xml:space="preserve">Trong laravel có thể truy vấn với cơ sở dũ liệu thông qua  Query Builder và Eloquent ORM. </w:t>
      </w:r>
      <w:r w:rsidRPr="00A03B6C">
        <w:rPr>
          <w:rFonts w:ascii="Times New Roman" w:hAnsi="Times New Roman" w:cs="Times New Roman"/>
          <w:sz w:val="26"/>
          <w:szCs w:val="26"/>
          <w:shd w:val="clear" w:color="auto" w:fill="FFFFFF"/>
        </w:rPr>
        <w:t>Cụ thể:</w:t>
      </w:r>
    </w:p>
    <w:p w14:paraId="3593ADF7" w14:textId="38D5777C" w:rsidR="003A69F6" w:rsidRPr="00A03B6C" w:rsidRDefault="003A69F6" w:rsidP="00096152">
      <w:pPr>
        <w:pStyle w:val="ListParagraph"/>
        <w:shd w:val="clear" w:color="auto" w:fill="FFFFFF"/>
        <w:spacing w:after="30" w:line="276" w:lineRule="auto"/>
        <w:ind w:hanging="153"/>
        <w:rPr>
          <w:rFonts w:ascii="Times New Roman" w:hAnsi="Times New Roman" w:cs="Times New Roman"/>
          <w:sz w:val="26"/>
          <w:szCs w:val="26"/>
          <w:shd w:val="clear" w:color="auto" w:fill="FFFFFF"/>
        </w:rPr>
      </w:pPr>
      <w:r w:rsidRPr="00A03B6C">
        <w:rPr>
          <w:rFonts w:ascii="Times New Roman" w:hAnsi="Times New Roman" w:cs="Times New Roman"/>
          <w:sz w:val="26"/>
          <w:szCs w:val="26"/>
          <w:shd w:val="clear" w:color="auto" w:fill="FFFFFF"/>
        </w:rPr>
        <w:t>Truy vấn với Query Builder</w:t>
      </w:r>
      <w:r w:rsidR="00096152">
        <w:rPr>
          <w:rFonts w:ascii="Times New Roman" w:hAnsi="Times New Roman" w:cs="Times New Roman"/>
          <w:sz w:val="26"/>
          <w:szCs w:val="26"/>
          <w:shd w:val="clear" w:color="auto" w:fill="FFFFFF"/>
        </w:rPr>
        <w:t>:</w:t>
      </w:r>
    </w:p>
    <w:p w14:paraId="7D85B3DE" w14:textId="7D7575EF" w:rsidR="003A69F6" w:rsidRPr="00FF0CB4" w:rsidRDefault="003A69F6" w:rsidP="00096152">
      <w:pPr>
        <w:pStyle w:val="ListParagraph"/>
        <w:shd w:val="clear" w:color="auto" w:fill="FFFFFF"/>
        <w:spacing w:after="30" w:line="276" w:lineRule="auto"/>
        <w:ind w:hanging="153"/>
        <w:rPr>
          <w:rFonts w:ascii="Times New Roman" w:hAnsi="Times New Roman" w:cs="Times New Roman"/>
          <w:i/>
          <w:sz w:val="26"/>
          <w:szCs w:val="26"/>
          <w:shd w:val="clear" w:color="auto" w:fill="FFFFFF"/>
          <w:lang w:val="vi-VN"/>
        </w:rPr>
      </w:pPr>
      <w:r w:rsidRPr="00FF0CB4">
        <w:rPr>
          <w:rFonts w:ascii="Times New Roman" w:hAnsi="Times New Roman" w:cs="Times New Roman"/>
          <w:i/>
          <w:sz w:val="26"/>
          <w:szCs w:val="26"/>
          <w:shd w:val="clear" w:color="auto" w:fill="FFFFFF"/>
          <w:lang w:val="vi-VN"/>
        </w:rPr>
        <w:t>$path =DB::table('images')-&gt;where('user_id',$id)-&gt;select('src')-&gt;get();</w:t>
      </w:r>
    </w:p>
    <w:p w14:paraId="0D52555F" w14:textId="00E60B79" w:rsidR="003A69F6" w:rsidRPr="006F0998" w:rsidRDefault="003A69F6" w:rsidP="00096152">
      <w:pPr>
        <w:pStyle w:val="ListParagraph"/>
        <w:shd w:val="clear" w:color="auto" w:fill="FFFFFF"/>
        <w:spacing w:after="30" w:line="276" w:lineRule="auto"/>
        <w:ind w:hanging="153"/>
        <w:rPr>
          <w:rFonts w:ascii="Times New Roman" w:hAnsi="Times New Roman" w:cs="Times New Roman"/>
          <w:sz w:val="26"/>
          <w:szCs w:val="26"/>
          <w:shd w:val="clear" w:color="auto" w:fill="FFFFFF"/>
          <w:lang w:val="fr-FR"/>
        </w:rPr>
      </w:pPr>
      <w:r w:rsidRPr="00A03B6C">
        <w:rPr>
          <w:rFonts w:ascii="Times New Roman" w:hAnsi="Times New Roman" w:cs="Times New Roman"/>
          <w:sz w:val="26"/>
          <w:szCs w:val="26"/>
          <w:shd w:val="clear" w:color="auto" w:fill="FFFFFF"/>
          <w:lang w:val="vi-VN"/>
        </w:rPr>
        <w:t>Truy vấn với Eloquent ORM</w:t>
      </w:r>
      <w:r w:rsidR="00096152" w:rsidRPr="006F0998">
        <w:rPr>
          <w:rFonts w:ascii="Times New Roman" w:hAnsi="Times New Roman" w:cs="Times New Roman"/>
          <w:sz w:val="26"/>
          <w:szCs w:val="26"/>
          <w:shd w:val="clear" w:color="auto" w:fill="FFFFFF"/>
          <w:lang w:val="fr-FR"/>
        </w:rPr>
        <w:t>:</w:t>
      </w:r>
    </w:p>
    <w:p w14:paraId="2AA1CB98" w14:textId="77777777" w:rsidR="003A69F6" w:rsidRPr="00FF0CB4" w:rsidRDefault="003A69F6" w:rsidP="00096152">
      <w:pPr>
        <w:pStyle w:val="ListParagraph"/>
        <w:shd w:val="clear" w:color="auto" w:fill="FFFFFF"/>
        <w:spacing w:after="30" w:line="276" w:lineRule="auto"/>
        <w:ind w:hanging="153"/>
        <w:rPr>
          <w:rFonts w:ascii="Times New Roman" w:hAnsi="Times New Roman" w:cs="Times New Roman"/>
          <w:i/>
          <w:sz w:val="26"/>
          <w:szCs w:val="26"/>
          <w:shd w:val="clear" w:color="auto" w:fill="FFFFFF"/>
          <w:lang w:val="vi-VN"/>
        </w:rPr>
      </w:pPr>
      <w:r w:rsidRPr="00FF0CB4">
        <w:rPr>
          <w:rFonts w:ascii="Times New Roman" w:hAnsi="Times New Roman" w:cs="Times New Roman"/>
          <w:i/>
          <w:sz w:val="26"/>
          <w:szCs w:val="26"/>
          <w:shd w:val="clear" w:color="auto" w:fill="FFFFFF"/>
          <w:lang w:val="vi-VN"/>
        </w:rPr>
        <w:t>$result = Images::where('user_id','=',$id);</w:t>
      </w:r>
    </w:p>
    <w:p w14:paraId="1C0C54E5" w14:textId="77777777" w:rsidR="003A69F6" w:rsidRPr="00A03B6C" w:rsidRDefault="003A69F6" w:rsidP="00096152">
      <w:pPr>
        <w:pStyle w:val="ListParagraph"/>
        <w:shd w:val="clear" w:color="auto" w:fill="FFFFFF"/>
        <w:spacing w:after="30" w:line="276" w:lineRule="auto"/>
        <w:ind w:left="0" w:firstLine="556"/>
        <w:rPr>
          <w:sz w:val="26"/>
          <w:szCs w:val="26"/>
          <w:lang w:val="es-ES"/>
        </w:rPr>
      </w:pPr>
      <w:r w:rsidRPr="00A03B6C">
        <w:rPr>
          <w:rFonts w:ascii="Times New Roman" w:hAnsi="Times New Roman" w:cs="Times New Roman"/>
          <w:sz w:val="26"/>
          <w:szCs w:val="26"/>
          <w:lang w:val="vi-VN" w:eastAsia="vi-VN"/>
        </w:rPr>
        <w:t>Để thực thi truy vấn với Eloquent ORM ta cần khai báo model User (</w:t>
      </w:r>
      <w:r w:rsidRPr="00A03B6C">
        <w:rPr>
          <w:rFonts w:ascii="Times New Roman" w:hAnsi="Times New Roman" w:cs="Times New Roman"/>
          <w:i/>
          <w:sz w:val="26"/>
          <w:szCs w:val="26"/>
          <w:lang w:val="vi-VN" w:eastAsia="vi-VN"/>
        </w:rPr>
        <w:t>use  App/User;)</w:t>
      </w:r>
    </w:p>
    <w:p w14:paraId="2021A465" w14:textId="77777777" w:rsidR="006E1F04" w:rsidRPr="00A03B6C" w:rsidRDefault="003A69F6" w:rsidP="00096152">
      <w:pPr>
        <w:pStyle w:val="Heading3"/>
        <w:spacing w:line="288" w:lineRule="auto"/>
        <w:jc w:val="both"/>
        <w:rPr>
          <w:rFonts w:ascii="Times New Roman" w:hAnsi="Times New Roman" w:cs="Times New Roman"/>
          <w:color w:val="auto"/>
          <w:sz w:val="26"/>
          <w:szCs w:val="26"/>
          <w:lang w:val="es-ES"/>
        </w:rPr>
      </w:pPr>
      <w:bookmarkStart w:id="128" w:name="_Toc482441517"/>
      <w:r>
        <w:rPr>
          <w:rFonts w:ascii="Times New Roman" w:hAnsi="Times New Roman" w:cs="Times New Roman"/>
          <w:color w:val="auto"/>
          <w:sz w:val="26"/>
          <w:szCs w:val="26"/>
          <w:lang w:val="es-ES"/>
        </w:rPr>
        <w:lastRenderedPageBreak/>
        <w:t>2.</w:t>
      </w:r>
      <w:r w:rsidR="005E2559">
        <w:rPr>
          <w:rFonts w:ascii="Times New Roman" w:hAnsi="Times New Roman" w:cs="Times New Roman"/>
          <w:color w:val="auto"/>
          <w:sz w:val="26"/>
          <w:szCs w:val="26"/>
          <w:lang w:val="es-ES"/>
        </w:rPr>
        <w:t>2</w:t>
      </w:r>
      <w:r w:rsidR="006E1F04" w:rsidRPr="00A03B6C">
        <w:rPr>
          <w:rFonts w:ascii="Times New Roman" w:hAnsi="Times New Roman" w:cs="Times New Roman"/>
          <w:color w:val="auto"/>
          <w:sz w:val="26"/>
          <w:szCs w:val="26"/>
          <w:lang w:val="es-ES"/>
        </w:rPr>
        <w:t xml:space="preserve"> Web service</w:t>
      </w:r>
      <w:bookmarkEnd w:id="103"/>
      <w:bookmarkEnd w:id="104"/>
      <w:bookmarkEnd w:id="105"/>
      <w:bookmarkEnd w:id="106"/>
      <w:bookmarkEnd w:id="128"/>
      <w:r w:rsidR="00413E48" w:rsidRPr="00A03B6C">
        <w:rPr>
          <w:rFonts w:ascii="Times New Roman" w:hAnsi="Times New Roman" w:cs="Times New Roman"/>
          <w:color w:val="auto"/>
          <w:sz w:val="26"/>
          <w:szCs w:val="26"/>
          <w:lang w:val="es-ES"/>
        </w:rPr>
        <w:t xml:space="preserve">  </w:t>
      </w:r>
      <w:r w:rsidR="00721549" w:rsidRPr="00A03B6C">
        <w:rPr>
          <w:rFonts w:ascii="Times New Roman" w:hAnsi="Times New Roman" w:cs="Times New Roman"/>
          <w:color w:val="auto"/>
          <w:sz w:val="26"/>
          <w:szCs w:val="26"/>
          <w:lang w:val="es-ES"/>
        </w:rPr>
        <w:t xml:space="preserve">       </w:t>
      </w:r>
      <w:bookmarkStart w:id="129" w:name="_Toc471898035"/>
    </w:p>
    <w:p w14:paraId="45AC69F1" w14:textId="77777777" w:rsidR="003D1D87" w:rsidRPr="00A03B6C" w:rsidRDefault="003A69F6" w:rsidP="00096152">
      <w:pPr>
        <w:pStyle w:val="Heading4"/>
        <w:spacing w:before="100" w:line="288" w:lineRule="auto"/>
        <w:jc w:val="both"/>
        <w:rPr>
          <w:rFonts w:ascii="Times New Roman" w:hAnsi="Times New Roman" w:cs="Times New Roman"/>
          <w:bCs w:val="0"/>
          <w:color w:val="auto"/>
          <w:lang w:val="es-ES"/>
        </w:rPr>
      </w:pPr>
      <w:bookmarkStart w:id="130" w:name="_Toc479692687"/>
      <w:bookmarkStart w:id="131" w:name="_Toc479696566"/>
      <w:bookmarkStart w:id="132" w:name="_Toc479696653"/>
      <w:bookmarkStart w:id="133" w:name="_Toc481681305"/>
      <w:bookmarkStart w:id="134" w:name="_Toc482441518"/>
      <w:r>
        <w:rPr>
          <w:rFonts w:ascii="Times New Roman" w:hAnsi="Times New Roman" w:cs="Times New Roman"/>
          <w:color w:val="auto"/>
          <w:lang w:val="es-ES"/>
        </w:rPr>
        <w:t>2</w:t>
      </w:r>
      <w:r w:rsidR="006E1F04" w:rsidRPr="00A03B6C">
        <w:rPr>
          <w:rFonts w:ascii="Times New Roman" w:hAnsi="Times New Roman" w:cs="Times New Roman"/>
          <w:color w:val="auto"/>
          <w:lang w:val="es-ES"/>
        </w:rPr>
        <w:t>.</w:t>
      </w:r>
      <w:r w:rsidR="005E2559">
        <w:rPr>
          <w:rFonts w:ascii="Times New Roman" w:hAnsi="Times New Roman" w:cs="Times New Roman"/>
          <w:color w:val="auto"/>
          <w:lang w:val="es-ES"/>
        </w:rPr>
        <w:t>2</w:t>
      </w:r>
      <w:r w:rsidR="00A513FF" w:rsidRPr="00A03B6C">
        <w:rPr>
          <w:rFonts w:ascii="Times New Roman" w:hAnsi="Times New Roman" w:cs="Times New Roman"/>
          <w:color w:val="auto"/>
          <w:lang w:val="es-ES"/>
        </w:rPr>
        <w:t>.</w:t>
      </w:r>
      <w:r w:rsidR="008A41C9" w:rsidRPr="00A03B6C">
        <w:rPr>
          <w:rFonts w:ascii="Times New Roman" w:hAnsi="Times New Roman" w:cs="Times New Roman"/>
          <w:color w:val="auto"/>
          <w:lang w:val="es-ES"/>
        </w:rPr>
        <w:t>1</w:t>
      </w:r>
      <w:r w:rsidR="00A513FF" w:rsidRPr="00A03B6C">
        <w:rPr>
          <w:rFonts w:ascii="Times New Roman" w:hAnsi="Times New Roman" w:cs="Times New Roman"/>
          <w:color w:val="auto"/>
          <w:lang w:val="es-ES"/>
        </w:rPr>
        <w:t xml:space="preserve"> </w:t>
      </w:r>
      <w:bookmarkEnd w:id="129"/>
      <w:r w:rsidR="00B41D2B" w:rsidRPr="00A03B6C">
        <w:rPr>
          <w:rFonts w:ascii="Times New Roman" w:hAnsi="Times New Roman" w:cs="Times New Roman"/>
          <w:bCs w:val="0"/>
          <w:color w:val="auto"/>
          <w:lang w:val="es-ES"/>
        </w:rPr>
        <w:t>Định nghĩa</w:t>
      </w:r>
      <w:bookmarkEnd w:id="130"/>
      <w:bookmarkEnd w:id="131"/>
      <w:bookmarkEnd w:id="132"/>
      <w:bookmarkEnd w:id="133"/>
      <w:bookmarkEnd w:id="134"/>
    </w:p>
    <w:p w14:paraId="2FCBD9B3" w14:textId="17CB99E3" w:rsidR="00F4357F" w:rsidRPr="00A03B6C" w:rsidRDefault="009C2C9A" w:rsidP="006F0998">
      <w:pPr>
        <w:spacing w:line="288" w:lineRule="auto"/>
        <w:ind w:firstLine="567"/>
        <w:rPr>
          <w:sz w:val="26"/>
          <w:szCs w:val="26"/>
          <w:lang w:val="vi-VN"/>
        </w:rPr>
      </w:pPr>
      <w:r>
        <w:rPr>
          <w:sz w:val="26"/>
          <w:szCs w:val="26"/>
          <w:lang w:val="es-ES"/>
        </w:rPr>
        <w:t>Theo W3C web service</w:t>
      </w:r>
      <w:r w:rsidR="006E1F04" w:rsidRPr="00A03B6C">
        <w:rPr>
          <w:sz w:val="26"/>
          <w:szCs w:val="26"/>
          <w:lang w:val="es-ES"/>
        </w:rPr>
        <w:t xml:space="preserve">: </w:t>
      </w:r>
      <w:r w:rsidR="006F0998">
        <w:rPr>
          <w:sz w:val="26"/>
          <w:szCs w:val="26"/>
          <w:lang w:val="es-ES"/>
        </w:rPr>
        <w:t>l</w:t>
      </w:r>
      <w:r w:rsidR="00B41D2B" w:rsidRPr="00A03B6C">
        <w:rPr>
          <w:sz w:val="26"/>
          <w:szCs w:val="26"/>
          <w:lang w:val="vi-VN" w:eastAsia="vi-VN"/>
        </w:rPr>
        <w:t>à một hệ thống phần mềm giúp các ứng dụng có thể tương tác với nhau giữa những chiếc máy tính thông qua mạng Internet.</w:t>
      </w:r>
      <w:ins w:id="135" w:author="Trần Nguyễn Minh Thư" w:date="2017-05-09T16:10:00Z">
        <w:r w:rsidR="007F1F88">
          <w:rPr>
            <w:sz w:val="26"/>
            <w:szCs w:val="26"/>
            <w:lang w:val="vi-VN" w:eastAsia="vi-VN"/>
          </w:rPr>
          <w:t xml:space="preserve"> </w:t>
        </w:r>
      </w:ins>
      <w:r w:rsidR="00B41D2B" w:rsidRPr="00A03B6C">
        <w:rPr>
          <w:sz w:val="26"/>
          <w:szCs w:val="26"/>
          <w:lang w:val="vi-VN" w:eastAsia="vi-VN"/>
        </w:rPr>
        <w:t>Web Service là phần mềm có thể xác định bằng URL, thực hiện chức năng đưa ra các thông tin mà người dùng yêu cầu. Đồng thời Web Service còn cho phép Client và Server tương tác với nhau trong nhiều môi trường khác nhau.</w:t>
      </w:r>
    </w:p>
    <w:p w14:paraId="3A6B8264" w14:textId="7D64D7FC" w:rsidR="00E71B63" w:rsidRPr="00A03B6C" w:rsidRDefault="003A69F6" w:rsidP="00096152">
      <w:pPr>
        <w:pStyle w:val="Heading4"/>
        <w:spacing w:line="288" w:lineRule="auto"/>
        <w:jc w:val="both"/>
        <w:rPr>
          <w:rFonts w:ascii="Times New Roman" w:hAnsi="Times New Roman" w:cs="Times New Roman"/>
          <w:color w:val="auto"/>
          <w:lang w:val="es-ES"/>
        </w:rPr>
      </w:pPr>
      <w:bookmarkStart w:id="136" w:name="_Toc479696567"/>
      <w:bookmarkStart w:id="137" w:name="_Toc479696654"/>
      <w:bookmarkStart w:id="138" w:name="_Toc481681306"/>
      <w:bookmarkStart w:id="139" w:name="_Toc482441519"/>
      <w:r>
        <w:rPr>
          <w:rFonts w:ascii="Times New Roman" w:hAnsi="Times New Roman" w:cs="Times New Roman"/>
          <w:color w:val="auto"/>
          <w:lang w:val="es-ES"/>
        </w:rPr>
        <w:t>2</w:t>
      </w:r>
      <w:r w:rsidR="005E2559">
        <w:rPr>
          <w:rFonts w:ascii="Times New Roman" w:hAnsi="Times New Roman" w:cs="Times New Roman"/>
          <w:color w:val="auto"/>
          <w:lang w:val="es-ES"/>
        </w:rPr>
        <w:t>.2</w:t>
      </w:r>
      <w:r w:rsidR="009D7E42" w:rsidRPr="00A03B6C">
        <w:rPr>
          <w:rFonts w:ascii="Times New Roman" w:hAnsi="Times New Roman" w:cs="Times New Roman"/>
          <w:color w:val="auto"/>
          <w:lang w:val="es-ES"/>
        </w:rPr>
        <w:t>.2 RESTful service</w:t>
      </w:r>
      <w:bookmarkEnd w:id="136"/>
      <w:bookmarkEnd w:id="137"/>
      <w:bookmarkEnd w:id="138"/>
      <w:bookmarkEnd w:id="139"/>
    </w:p>
    <w:p w14:paraId="4976126A" w14:textId="77777777" w:rsidR="009D7E42" w:rsidRPr="00A03B6C" w:rsidRDefault="009D7E42" w:rsidP="006F0998">
      <w:pPr>
        <w:spacing w:before="140" w:line="288" w:lineRule="auto"/>
        <w:ind w:right="120" w:firstLine="567"/>
        <w:rPr>
          <w:sz w:val="26"/>
          <w:szCs w:val="26"/>
          <w:lang w:val="vi-VN" w:eastAsia="vi-VN"/>
        </w:rPr>
      </w:pPr>
      <w:r w:rsidRPr="00A03B6C">
        <w:rPr>
          <w:sz w:val="26"/>
          <w:szCs w:val="26"/>
          <w:lang w:val="vi-VN" w:eastAsia="vi-VN"/>
        </w:rPr>
        <w:t>Các </w:t>
      </w:r>
      <w:r w:rsidRPr="00A03B6C">
        <w:rPr>
          <w:b/>
          <w:bCs/>
          <w:sz w:val="26"/>
          <w:szCs w:val="26"/>
          <w:lang w:val="vi-VN" w:eastAsia="vi-VN"/>
        </w:rPr>
        <w:t>Web Service</w:t>
      </w:r>
      <w:r w:rsidRPr="00A03B6C">
        <w:rPr>
          <w:sz w:val="26"/>
          <w:szCs w:val="26"/>
          <w:lang w:val="vi-VN" w:eastAsia="vi-VN"/>
        </w:rPr>
        <w:t> thường cung cấp các dữ liệu thô mà nó khó hiểu đối với đa số người dùng thông thường, chúng thường được trả về dưới dạng XML hoặc JSON.</w:t>
      </w:r>
    </w:p>
    <w:p w14:paraId="51AD4F6A" w14:textId="77777777" w:rsidR="009D7E42" w:rsidRPr="00A03B6C" w:rsidRDefault="009D7E42" w:rsidP="006F0998">
      <w:pPr>
        <w:spacing w:before="75" w:after="75" w:line="288" w:lineRule="auto"/>
        <w:ind w:firstLine="567"/>
        <w:rPr>
          <w:sz w:val="26"/>
          <w:szCs w:val="26"/>
          <w:lang w:val="vi-VN" w:eastAsia="vi-VN"/>
        </w:rPr>
      </w:pPr>
      <w:r w:rsidRPr="00A03B6C">
        <w:rPr>
          <w:sz w:val="26"/>
          <w:szCs w:val="26"/>
          <w:lang w:val="vi-VN" w:eastAsia="vi-VN"/>
        </w:rPr>
        <w:t>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 Nếu tính theo số dịch vụ mạng sử dụng, REST đã nổi lên trong vài năm qua như là một mô hình thiết kế dịch vụ chiếm ưu thế. Trong thực tế, REST đã có những ảnh hưởng lớn và gần như thay thế SOAP và WSDL vì nó đơn giản và dễ sử dụng hơn rất nhiều.</w:t>
      </w:r>
    </w:p>
    <w:p w14:paraId="00CC665C" w14:textId="77777777" w:rsidR="009D7E42" w:rsidRPr="00A03B6C" w:rsidRDefault="009D7E42" w:rsidP="006F0998">
      <w:pPr>
        <w:spacing w:before="75" w:after="75" w:line="288" w:lineRule="auto"/>
        <w:ind w:firstLine="567"/>
        <w:rPr>
          <w:sz w:val="26"/>
          <w:szCs w:val="26"/>
          <w:lang w:val="vi-VN" w:eastAsia="vi-VN"/>
        </w:rPr>
      </w:pPr>
      <w:r w:rsidRPr="00A03B6C">
        <w:rPr>
          <w:sz w:val="26"/>
          <w:szCs w:val="26"/>
          <w:lang w:val="vi-VN" w:eastAsia="vi-VN"/>
        </w:rPr>
        <w:t>REST là một bộ quy tắc để tạo ra một ứng dụng Web Service, mà nó tuân thủ 4 nguyên tắc thiết kế cơ bản sau:</w:t>
      </w:r>
    </w:p>
    <w:p w14:paraId="3C7F8A86" w14:textId="56A09625" w:rsidR="009D7E42" w:rsidRPr="00A03B6C" w:rsidRDefault="009D7E42" w:rsidP="00096152">
      <w:pPr>
        <w:numPr>
          <w:ilvl w:val="0"/>
          <w:numId w:val="12"/>
        </w:numPr>
        <w:spacing w:before="100" w:beforeAutospacing="1" w:after="100" w:afterAutospacing="1" w:line="288" w:lineRule="auto"/>
        <w:ind w:left="1276" w:hanging="425"/>
        <w:rPr>
          <w:sz w:val="26"/>
          <w:szCs w:val="26"/>
          <w:lang w:val="vi-VN" w:eastAsia="vi-VN"/>
        </w:rPr>
      </w:pPr>
      <w:r w:rsidRPr="00A03B6C">
        <w:rPr>
          <w:sz w:val="26"/>
          <w:szCs w:val="26"/>
          <w:lang w:val="vi-VN" w:eastAsia="vi-VN"/>
        </w:rPr>
        <w:t>Sử dụng các phương thức HTTP một cách rõ ràng</w:t>
      </w:r>
      <w:r w:rsidR="00275F53" w:rsidRPr="00275F53">
        <w:rPr>
          <w:sz w:val="26"/>
          <w:szCs w:val="26"/>
          <w:lang w:val="vi-VN" w:eastAsia="vi-VN"/>
        </w:rPr>
        <w:t>.</w:t>
      </w:r>
    </w:p>
    <w:p w14:paraId="03F20BE1" w14:textId="79C40E26" w:rsidR="009D7E42" w:rsidRPr="00A03B6C" w:rsidRDefault="009D7E42" w:rsidP="00096152">
      <w:pPr>
        <w:numPr>
          <w:ilvl w:val="0"/>
          <w:numId w:val="12"/>
        </w:numPr>
        <w:spacing w:before="100" w:beforeAutospacing="1" w:after="100" w:afterAutospacing="1" w:line="288" w:lineRule="auto"/>
        <w:ind w:left="1276" w:hanging="425"/>
        <w:rPr>
          <w:sz w:val="26"/>
          <w:szCs w:val="26"/>
          <w:lang w:val="vi-VN" w:eastAsia="vi-VN"/>
        </w:rPr>
      </w:pPr>
      <w:r w:rsidRPr="00A03B6C">
        <w:rPr>
          <w:sz w:val="26"/>
          <w:szCs w:val="26"/>
          <w:lang w:val="vi-VN" w:eastAsia="vi-VN"/>
        </w:rPr>
        <w:t>Phi trạng thái</w:t>
      </w:r>
      <w:r w:rsidR="00275F53">
        <w:rPr>
          <w:sz w:val="26"/>
          <w:szCs w:val="26"/>
          <w:lang w:eastAsia="vi-VN"/>
        </w:rPr>
        <w:t>.</w:t>
      </w:r>
    </w:p>
    <w:p w14:paraId="77BE6378" w14:textId="3B371B51" w:rsidR="009D7E42" w:rsidRPr="00A03B6C" w:rsidRDefault="009D7E42" w:rsidP="00096152">
      <w:pPr>
        <w:numPr>
          <w:ilvl w:val="0"/>
          <w:numId w:val="12"/>
        </w:numPr>
        <w:spacing w:before="100" w:beforeAutospacing="1" w:after="100" w:afterAutospacing="1" w:line="288" w:lineRule="auto"/>
        <w:ind w:left="1276" w:hanging="425"/>
        <w:rPr>
          <w:sz w:val="26"/>
          <w:szCs w:val="26"/>
          <w:lang w:val="vi-VN" w:eastAsia="vi-VN"/>
        </w:rPr>
      </w:pPr>
      <w:r w:rsidRPr="00A03B6C">
        <w:rPr>
          <w:sz w:val="26"/>
          <w:szCs w:val="26"/>
          <w:lang w:val="vi-VN" w:eastAsia="vi-VN"/>
        </w:rPr>
        <w:t>Hiển thị cấu trúc thư mục như các U</w:t>
      </w:r>
      <w:r w:rsidR="00275F53" w:rsidRPr="00A03B6C">
        <w:rPr>
          <w:sz w:val="26"/>
          <w:szCs w:val="26"/>
          <w:lang w:val="vi-VN" w:eastAsia="vi-VN"/>
        </w:rPr>
        <w:t>rl</w:t>
      </w:r>
      <w:r w:rsidRPr="00A03B6C">
        <w:rPr>
          <w:sz w:val="26"/>
          <w:szCs w:val="26"/>
          <w:lang w:val="vi-VN" w:eastAsia="vi-VN"/>
        </w:rPr>
        <w:t>s</w:t>
      </w:r>
      <w:r w:rsidR="00275F53" w:rsidRPr="00275F53">
        <w:rPr>
          <w:sz w:val="26"/>
          <w:szCs w:val="26"/>
          <w:lang w:val="vi-VN" w:eastAsia="vi-VN"/>
        </w:rPr>
        <w:t>.</w:t>
      </w:r>
    </w:p>
    <w:p w14:paraId="5DFADD4A" w14:textId="77777777" w:rsidR="009D7E42" w:rsidRPr="00A03B6C" w:rsidRDefault="009D7E42" w:rsidP="00096152">
      <w:pPr>
        <w:numPr>
          <w:ilvl w:val="0"/>
          <w:numId w:val="12"/>
        </w:numPr>
        <w:spacing w:before="100" w:beforeAutospacing="1" w:after="100" w:afterAutospacing="1" w:line="288" w:lineRule="auto"/>
        <w:ind w:left="1276" w:hanging="425"/>
        <w:rPr>
          <w:sz w:val="26"/>
          <w:szCs w:val="26"/>
          <w:lang w:val="vi-VN" w:eastAsia="vi-VN"/>
        </w:rPr>
      </w:pPr>
      <w:r w:rsidRPr="00A03B6C">
        <w:rPr>
          <w:sz w:val="26"/>
          <w:szCs w:val="26"/>
          <w:lang w:val="vi-VN" w:eastAsia="vi-VN"/>
        </w:rPr>
        <w:t>Truyền tải JavaScript Object Notation (JSON), XML hoặc cả hai.</w:t>
      </w:r>
    </w:p>
    <w:p w14:paraId="7C0852E5" w14:textId="77777777" w:rsidR="009D7E42" w:rsidRPr="00A03B6C" w:rsidRDefault="003A69F6" w:rsidP="00096152">
      <w:pPr>
        <w:pStyle w:val="Heading4"/>
        <w:spacing w:line="288" w:lineRule="auto"/>
        <w:jc w:val="both"/>
        <w:rPr>
          <w:rFonts w:ascii="Times New Roman" w:hAnsi="Times New Roman" w:cs="Times New Roman"/>
          <w:color w:val="auto"/>
          <w:lang w:eastAsia="vi-VN"/>
        </w:rPr>
      </w:pPr>
      <w:bookmarkStart w:id="140" w:name="_Toc479696568"/>
      <w:bookmarkStart w:id="141" w:name="_Toc479696655"/>
      <w:bookmarkStart w:id="142" w:name="_Toc481681307"/>
      <w:bookmarkStart w:id="143" w:name="_Toc482441520"/>
      <w:r>
        <w:rPr>
          <w:rFonts w:ascii="Times New Roman" w:hAnsi="Times New Roman" w:cs="Times New Roman"/>
          <w:color w:val="auto"/>
          <w:lang w:eastAsia="vi-VN"/>
        </w:rPr>
        <w:t>2</w:t>
      </w:r>
      <w:r w:rsidR="005E2559">
        <w:rPr>
          <w:rFonts w:ascii="Times New Roman" w:hAnsi="Times New Roman" w:cs="Times New Roman"/>
          <w:color w:val="auto"/>
          <w:lang w:eastAsia="vi-VN"/>
        </w:rPr>
        <w:t>.2</w:t>
      </w:r>
      <w:r w:rsidR="009A5FAD" w:rsidRPr="00A03B6C">
        <w:rPr>
          <w:rFonts w:ascii="Times New Roman" w:hAnsi="Times New Roman" w:cs="Times New Roman"/>
          <w:color w:val="auto"/>
          <w:lang w:eastAsia="vi-VN"/>
        </w:rPr>
        <w:t>.3 Truyền tải JSON, XML</w:t>
      </w:r>
      <w:bookmarkEnd w:id="140"/>
      <w:bookmarkEnd w:id="141"/>
      <w:bookmarkEnd w:id="142"/>
      <w:bookmarkEnd w:id="143"/>
      <w:r w:rsidR="009A5FAD" w:rsidRPr="00A03B6C">
        <w:rPr>
          <w:rFonts w:ascii="Times New Roman" w:hAnsi="Times New Roman" w:cs="Times New Roman"/>
          <w:color w:val="auto"/>
          <w:lang w:eastAsia="vi-VN"/>
        </w:rPr>
        <w:t xml:space="preserve"> </w:t>
      </w:r>
    </w:p>
    <w:p w14:paraId="6661146C" w14:textId="5B9220A7" w:rsidR="009A5FAD" w:rsidRPr="00A03B6C" w:rsidRDefault="009A5FAD" w:rsidP="00096152">
      <w:pPr>
        <w:spacing w:before="140" w:line="288" w:lineRule="auto"/>
        <w:ind w:right="120" w:firstLine="284"/>
        <w:rPr>
          <w:sz w:val="26"/>
          <w:szCs w:val="26"/>
          <w:lang w:eastAsia="vi-VN"/>
        </w:rPr>
      </w:pPr>
      <w:r w:rsidRPr="00A03B6C">
        <w:rPr>
          <w:sz w:val="26"/>
          <w:szCs w:val="26"/>
          <w:lang w:eastAsia="vi-VN"/>
        </w:rPr>
        <w:t xml:space="preserve">Khi </w:t>
      </w:r>
      <w:r w:rsidR="006075FC">
        <w:rPr>
          <w:sz w:val="26"/>
          <w:szCs w:val="26"/>
          <w:lang w:eastAsia="vi-VN"/>
        </w:rPr>
        <w:t>máy khách</w:t>
      </w:r>
      <w:r w:rsidRPr="00A03B6C">
        <w:rPr>
          <w:sz w:val="26"/>
          <w:szCs w:val="26"/>
          <w:lang w:eastAsia="vi-VN"/>
        </w:rPr>
        <w:t xml:space="preserve"> gửi yêu cầu đến web service thông thường sẽ nhận dữ liệu trả về dưới dạng JSON hoặc XML.</w:t>
      </w:r>
    </w:p>
    <w:p w14:paraId="35596F8B" w14:textId="77777777" w:rsidR="006503E3" w:rsidRPr="00A03B6C" w:rsidRDefault="006503E3" w:rsidP="00096152">
      <w:pPr>
        <w:pStyle w:val="Heading2"/>
        <w:spacing w:line="288" w:lineRule="auto"/>
        <w:rPr>
          <w:sz w:val="26"/>
          <w:szCs w:val="26"/>
          <w:lang w:val="es-ES" w:eastAsia="vi-VN"/>
        </w:rPr>
      </w:pPr>
      <w:r w:rsidRPr="00A03B6C">
        <w:rPr>
          <w:sz w:val="26"/>
          <w:szCs w:val="26"/>
          <w:lang w:val="es-ES" w:eastAsia="vi-VN"/>
        </w:rPr>
        <w:t xml:space="preserve"> </w:t>
      </w:r>
      <w:bookmarkStart w:id="144" w:name="_Toc471898036"/>
      <w:bookmarkStart w:id="145" w:name="_Toc479692688"/>
      <w:bookmarkStart w:id="146" w:name="_Toc479696569"/>
      <w:bookmarkStart w:id="147" w:name="_Toc479696656"/>
      <w:bookmarkStart w:id="148" w:name="_Toc481681308"/>
      <w:bookmarkStart w:id="149" w:name="_Toc482441521"/>
      <w:r w:rsidR="00FE3577" w:rsidRPr="00A03B6C">
        <w:rPr>
          <w:sz w:val="26"/>
          <w:szCs w:val="26"/>
          <w:lang w:val="es-ES" w:eastAsia="vi-VN"/>
        </w:rPr>
        <w:t>3</w:t>
      </w:r>
      <w:r w:rsidRPr="00A03B6C">
        <w:rPr>
          <w:sz w:val="26"/>
          <w:szCs w:val="26"/>
          <w:lang w:val="es-ES" w:eastAsia="vi-VN"/>
        </w:rPr>
        <w:t xml:space="preserve">. </w:t>
      </w:r>
      <w:r w:rsidR="00AE5E8A" w:rsidRPr="00A03B6C">
        <w:rPr>
          <w:sz w:val="26"/>
          <w:szCs w:val="26"/>
          <w:lang w:val="es-ES" w:eastAsia="vi-VN"/>
        </w:rPr>
        <w:t xml:space="preserve">Mô tả giải pháp </w:t>
      </w:r>
      <w:r w:rsidR="00A74839" w:rsidRPr="00A03B6C">
        <w:rPr>
          <w:sz w:val="26"/>
          <w:szCs w:val="26"/>
          <w:lang w:val="es-ES" w:eastAsia="vi-VN"/>
        </w:rPr>
        <w:t>cho bài toán</w:t>
      </w:r>
      <w:bookmarkEnd w:id="144"/>
      <w:bookmarkEnd w:id="145"/>
      <w:bookmarkEnd w:id="146"/>
      <w:bookmarkEnd w:id="147"/>
      <w:bookmarkEnd w:id="148"/>
      <w:bookmarkEnd w:id="149"/>
    </w:p>
    <w:p w14:paraId="4318E816" w14:textId="2E380628" w:rsidR="008C60D1" w:rsidRPr="00A03B6C" w:rsidRDefault="008C0E49" w:rsidP="00096152">
      <w:pPr>
        <w:spacing w:line="288" w:lineRule="auto"/>
        <w:ind w:firstLine="284"/>
        <w:rPr>
          <w:sz w:val="26"/>
          <w:szCs w:val="26"/>
          <w:lang w:val="es-ES" w:eastAsia="vi-VN"/>
        </w:rPr>
      </w:pPr>
      <w:r w:rsidRPr="00A03B6C">
        <w:rPr>
          <w:sz w:val="26"/>
          <w:szCs w:val="26"/>
          <w:lang w:val="es-ES" w:eastAsia="vi-VN"/>
        </w:rPr>
        <w:t xml:space="preserve"> </w:t>
      </w:r>
      <w:r w:rsidR="00534C52" w:rsidRPr="00A03B6C">
        <w:rPr>
          <w:sz w:val="26"/>
          <w:szCs w:val="26"/>
          <w:lang w:val="es-ES" w:eastAsia="vi-VN"/>
        </w:rPr>
        <w:t xml:space="preserve">Giải pháp xây </w:t>
      </w:r>
      <w:r w:rsidR="00EF29CF">
        <w:rPr>
          <w:sz w:val="26"/>
          <w:szCs w:val="26"/>
          <w:lang w:val="es-ES" w:eastAsia="vi-VN"/>
        </w:rPr>
        <w:t>dựng hệ thống Trợ Lý Ả</w:t>
      </w:r>
      <w:r w:rsidR="009C2C9A">
        <w:rPr>
          <w:sz w:val="26"/>
          <w:szCs w:val="26"/>
          <w:lang w:val="es-ES" w:eastAsia="vi-VN"/>
        </w:rPr>
        <w:t>o bao gồm</w:t>
      </w:r>
      <w:r w:rsidR="00534C52" w:rsidRPr="00A03B6C">
        <w:rPr>
          <w:sz w:val="26"/>
          <w:szCs w:val="26"/>
          <w:lang w:val="es-ES" w:eastAsia="vi-VN"/>
        </w:rPr>
        <w:t xml:space="preserve">: </w:t>
      </w:r>
    </w:p>
    <w:p w14:paraId="2D8C5D80" w14:textId="139E756D" w:rsidR="00534C52" w:rsidRPr="00A03B6C" w:rsidRDefault="00017C39" w:rsidP="00096152">
      <w:pPr>
        <w:pStyle w:val="ListParagraph"/>
        <w:numPr>
          <w:ilvl w:val="0"/>
          <w:numId w:val="16"/>
        </w:numPr>
        <w:spacing w:line="288" w:lineRule="auto"/>
        <w:rPr>
          <w:rFonts w:ascii="Times New Roman" w:hAnsi="Times New Roman" w:cs="Times New Roman"/>
          <w:sz w:val="26"/>
          <w:szCs w:val="26"/>
          <w:lang w:val="es-ES" w:eastAsia="vi-VN"/>
        </w:rPr>
      </w:pPr>
      <w:r>
        <w:rPr>
          <w:rFonts w:ascii="Times New Roman" w:hAnsi="Times New Roman" w:cs="Times New Roman"/>
          <w:bCs/>
          <w:sz w:val="26"/>
          <w:szCs w:val="26"/>
          <w:lang w:val="es-ES"/>
        </w:rPr>
        <w:t>Trang web</w:t>
      </w:r>
      <w:r w:rsidRPr="00265592">
        <w:rPr>
          <w:rFonts w:ascii="Times New Roman" w:hAnsi="Times New Roman" w:cs="Times New Roman"/>
          <w:bCs/>
          <w:sz w:val="26"/>
          <w:szCs w:val="26"/>
          <w:lang w:val="es-ES"/>
        </w:rPr>
        <w:t xml:space="preserve"> </w:t>
      </w:r>
      <w:r w:rsidR="00534C52" w:rsidRPr="00A03B6C">
        <w:rPr>
          <w:rFonts w:ascii="Times New Roman" w:hAnsi="Times New Roman" w:cs="Times New Roman"/>
          <w:sz w:val="26"/>
          <w:szCs w:val="26"/>
          <w:lang w:val="es-ES" w:eastAsia="vi-VN"/>
        </w:rPr>
        <w:t>chính của hệ thống:</w:t>
      </w:r>
    </w:p>
    <w:p w14:paraId="7CEBB23E" w14:textId="5FEAD8B4" w:rsidR="00534C52" w:rsidRPr="00A03B6C" w:rsidRDefault="00534C52" w:rsidP="00096152">
      <w:pPr>
        <w:pStyle w:val="ListParagraph"/>
        <w:numPr>
          <w:ilvl w:val="0"/>
          <w:numId w:val="17"/>
        </w:numPr>
        <w:tabs>
          <w:tab w:val="left" w:pos="1134"/>
        </w:tabs>
        <w:spacing w:line="288" w:lineRule="auto"/>
        <w:ind w:left="142" w:firstLine="709"/>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 xml:space="preserve">Thiết kế hệ thống quản lý đơn giản gồm người dùng và quản trị viên với ngôn ngữ lập trình PHP trên nền tảng Laravel Framework. </w:t>
      </w:r>
      <w:r w:rsidR="00017C39">
        <w:rPr>
          <w:rFonts w:ascii="Times New Roman" w:hAnsi="Times New Roman" w:cs="Times New Roman"/>
          <w:bCs/>
          <w:sz w:val="26"/>
          <w:szCs w:val="26"/>
          <w:lang w:val="es-ES"/>
        </w:rPr>
        <w:t>Trang web</w:t>
      </w:r>
      <w:r w:rsidR="00017C39" w:rsidRPr="00265592">
        <w:rPr>
          <w:rFonts w:ascii="Times New Roman" w:hAnsi="Times New Roman" w:cs="Times New Roman"/>
          <w:bCs/>
          <w:sz w:val="26"/>
          <w:szCs w:val="26"/>
          <w:lang w:val="es-ES"/>
        </w:rPr>
        <w:t xml:space="preserve"> </w:t>
      </w:r>
      <w:r w:rsidRPr="00A03B6C">
        <w:rPr>
          <w:rFonts w:ascii="Times New Roman" w:hAnsi="Times New Roman" w:cs="Times New Roman"/>
          <w:sz w:val="26"/>
          <w:szCs w:val="26"/>
          <w:lang w:val="es-ES" w:eastAsia="vi-VN"/>
        </w:rPr>
        <w:t>là giao diện chính để người dùng quản lý thông tin cài đặt về gói thầu.</w:t>
      </w:r>
    </w:p>
    <w:p w14:paraId="7921DDF2" w14:textId="2E666F87" w:rsidR="00C0194A" w:rsidRPr="00A03B6C" w:rsidRDefault="00C0194A" w:rsidP="00096152">
      <w:pPr>
        <w:pStyle w:val="ListParagraph"/>
        <w:numPr>
          <w:ilvl w:val="0"/>
          <w:numId w:val="17"/>
        </w:numPr>
        <w:tabs>
          <w:tab w:val="left" w:pos="1134"/>
        </w:tabs>
        <w:spacing w:line="288" w:lineRule="auto"/>
        <w:ind w:left="142" w:firstLine="709"/>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Xây dựng tính năng tự động lấy dữ liệu từ khóa của khách hàng và so sánh với thông tin gói thầu trong cơ sở dữ liệu. Nếu có gói thầu phù hợp hệ thống sẽ gử</w:t>
      </w:r>
      <w:r w:rsidR="00C33C57">
        <w:rPr>
          <w:rFonts w:ascii="Times New Roman" w:hAnsi="Times New Roman" w:cs="Times New Roman"/>
          <w:sz w:val="26"/>
          <w:szCs w:val="26"/>
          <w:lang w:val="es-ES" w:eastAsia="vi-VN"/>
        </w:rPr>
        <w:t>i e</w:t>
      </w:r>
      <w:r w:rsidRPr="00A03B6C">
        <w:rPr>
          <w:rFonts w:ascii="Times New Roman" w:hAnsi="Times New Roman" w:cs="Times New Roman"/>
          <w:sz w:val="26"/>
          <w:szCs w:val="26"/>
          <w:lang w:val="es-ES" w:eastAsia="vi-VN"/>
        </w:rPr>
        <w:t>mail cho khách hàng hằng ngày vào thời gian cố định.</w:t>
      </w:r>
    </w:p>
    <w:p w14:paraId="234C7CA2" w14:textId="77777777" w:rsidR="008C60D1" w:rsidRPr="00A03B6C" w:rsidRDefault="008C60D1" w:rsidP="00096152">
      <w:pPr>
        <w:pStyle w:val="ListParagraph"/>
        <w:numPr>
          <w:ilvl w:val="0"/>
          <w:numId w:val="16"/>
        </w:numPr>
        <w:tabs>
          <w:tab w:val="left" w:pos="851"/>
        </w:tabs>
        <w:spacing w:line="288" w:lineRule="auto"/>
        <w:ind w:left="142" w:firstLine="218"/>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lastRenderedPageBreak/>
        <w:t xml:space="preserve">Xây dựng </w:t>
      </w:r>
      <w:r w:rsidR="00534C52" w:rsidRPr="00A03B6C">
        <w:rPr>
          <w:rFonts w:ascii="Times New Roman" w:hAnsi="Times New Roman" w:cs="Times New Roman"/>
          <w:sz w:val="26"/>
          <w:szCs w:val="26"/>
          <w:lang w:val="es-ES" w:eastAsia="vi-VN"/>
        </w:rPr>
        <w:t xml:space="preserve">tính năng tự động lấy thông tin gối thầu từ trang web </w:t>
      </w:r>
      <w:r w:rsidR="00CB0C27" w:rsidRPr="000A0EE7">
        <w:fldChar w:fldCharType="begin"/>
      </w:r>
      <w:r w:rsidR="00CB0C27" w:rsidRPr="000A0EE7">
        <w:rPr>
          <w:color w:val="0070C0"/>
          <w:lang w:val="es-ES"/>
          <w:rPrChange w:id="150" w:author="Windows User" w:date="2017-05-08T09:29:00Z">
            <w:rPr/>
          </w:rPrChange>
        </w:rPr>
        <w:instrText xml:space="preserve"> HYPERLINK "http://muasamcong.mpi.gov.vn/" </w:instrText>
      </w:r>
      <w:r w:rsidR="00CB0C27" w:rsidRPr="000A0EE7">
        <w:fldChar w:fldCharType="separate"/>
      </w:r>
      <w:r w:rsidR="00534C52" w:rsidRPr="000A0EE7">
        <w:rPr>
          <w:rStyle w:val="Hyperlink"/>
          <w:rFonts w:ascii="Times New Roman" w:hAnsi="Times New Roman" w:cs="Times New Roman"/>
          <w:color w:val="0070C0"/>
          <w:sz w:val="26"/>
          <w:szCs w:val="26"/>
          <w:lang w:val="es-ES" w:eastAsia="vi-VN"/>
        </w:rPr>
        <w:t>http://muasamcong.mpi.gov.vn/</w:t>
      </w:r>
      <w:r w:rsidR="00CB0C27" w:rsidRPr="000A0EE7">
        <w:rPr>
          <w:rStyle w:val="Hyperlink"/>
          <w:rFonts w:ascii="Times New Roman" w:hAnsi="Times New Roman" w:cs="Times New Roman"/>
          <w:color w:val="0070C0"/>
          <w:sz w:val="26"/>
          <w:szCs w:val="26"/>
          <w:lang w:val="es-ES" w:eastAsia="vi-VN"/>
        </w:rPr>
        <w:fldChar w:fldCharType="end"/>
      </w:r>
      <w:r w:rsidR="00534C52" w:rsidRPr="00A03B6C">
        <w:rPr>
          <w:rFonts w:ascii="Times New Roman" w:hAnsi="Times New Roman" w:cs="Times New Roman"/>
          <w:sz w:val="26"/>
          <w:szCs w:val="26"/>
          <w:lang w:val="es-ES" w:eastAsia="vi-VN"/>
        </w:rPr>
        <w:t>:</w:t>
      </w:r>
    </w:p>
    <w:p w14:paraId="48562619" w14:textId="53037FD4" w:rsidR="00534C52" w:rsidRPr="00A03B6C" w:rsidRDefault="00534C52" w:rsidP="00096152">
      <w:pPr>
        <w:pStyle w:val="ListParagraph"/>
        <w:numPr>
          <w:ilvl w:val="0"/>
          <w:numId w:val="17"/>
        </w:numPr>
        <w:tabs>
          <w:tab w:val="left" w:pos="1134"/>
        </w:tabs>
        <w:spacing w:line="288" w:lineRule="auto"/>
        <w:ind w:left="142" w:firstLine="709"/>
        <w:rPr>
          <w:rFonts w:ascii="Times New Roman" w:hAnsi="Times New Roman" w:cs="Times New Roman"/>
          <w:sz w:val="26"/>
          <w:szCs w:val="26"/>
          <w:lang w:val="vi-VN" w:eastAsia="vi-VN"/>
        </w:rPr>
      </w:pPr>
      <w:r w:rsidRPr="00A03B6C">
        <w:rPr>
          <w:rFonts w:ascii="Times New Roman" w:hAnsi="Times New Roman" w:cs="Times New Roman"/>
          <w:sz w:val="26"/>
          <w:szCs w:val="26"/>
          <w:lang w:val="es-ES" w:eastAsia="vi-VN"/>
        </w:rPr>
        <w:t xml:space="preserve">Tìm hiểu giải pháp lấy dữ liệu từ trang web, ứng dụng thư viện </w:t>
      </w:r>
      <w:r w:rsidR="009C2C9A">
        <w:rPr>
          <w:rFonts w:ascii="Times New Roman" w:hAnsi="Times New Roman" w:cs="Times New Roman"/>
          <w:b/>
          <w:i/>
          <w:sz w:val="26"/>
          <w:szCs w:val="26"/>
          <w:lang w:val="es-ES" w:eastAsia="vi-VN"/>
        </w:rPr>
        <w:t xml:space="preserve">PHP Simple </w:t>
      </w:r>
      <w:r w:rsidRPr="00A03B6C">
        <w:rPr>
          <w:rFonts w:ascii="Times New Roman" w:hAnsi="Times New Roman" w:cs="Times New Roman"/>
          <w:b/>
          <w:i/>
          <w:sz w:val="26"/>
          <w:szCs w:val="26"/>
          <w:lang w:val="es-ES" w:eastAsia="vi-VN"/>
        </w:rPr>
        <w:t>HTML DOM</w:t>
      </w:r>
      <w:r w:rsidR="00C0194A" w:rsidRPr="00A03B6C">
        <w:rPr>
          <w:rFonts w:ascii="Times New Roman" w:hAnsi="Times New Roman" w:cs="Times New Roman"/>
          <w:b/>
          <w:sz w:val="26"/>
          <w:szCs w:val="26"/>
          <w:lang w:val="es-ES" w:eastAsia="vi-VN"/>
        </w:rPr>
        <w:t xml:space="preserve"> </w:t>
      </w:r>
      <w:r w:rsidRPr="00A03B6C">
        <w:rPr>
          <w:rFonts w:ascii="Times New Roman" w:hAnsi="Times New Roman" w:cs="Times New Roman"/>
          <w:sz w:val="26"/>
          <w:szCs w:val="26"/>
          <w:lang w:val="es-ES" w:eastAsia="vi-VN"/>
        </w:rPr>
        <w:t>để bóc tách thông tin về các gói thầu. Sau đó lưu thông tin vào cơ sở dữ liệu gồm tên gói thầu, địa chỉ liên kết và bên mời thầu.</w:t>
      </w:r>
    </w:p>
    <w:p w14:paraId="2C005F5B" w14:textId="77777777" w:rsidR="00534C52" w:rsidRPr="00A03B6C" w:rsidRDefault="00534C52" w:rsidP="00096152">
      <w:pPr>
        <w:pStyle w:val="ListParagraph"/>
        <w:numPr>
          <w:ilvl w:val="0"/>
          <w:numId w:val="16"/>
        </w:numPr>
        <w:spacing w:line="288" w:lineRule="auto"/>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Thiết kế giao diện tiện lợi trên điện thoạ</w:t>
      </w:r>
      <w:r w:rsidR="00C0194A" w:rsidRPr="00A03B6C">
        <w:rPr>
          <w:rFonts w:ascii="Times New Roman" w:hAnsi="Times New Roman" w:cs="Times New Roman"/>
          <w:sz w:val="26"/>
          <w:szCs w:val="26"/>
          <w:lang w:val="es-ES" w:eastAsia="vi-VN"/>
        </w:rPr>
        <w:t>i Android:</w:t>
      </w:r>
    </w:p>
    <w:p w14:paraId="2556EA78" w14:textId="77777777" w:rsidR="00C0194A" w:rsidRPr="00A03B6C" w:rsidRDefault="00C0194A" w:rsidP="00096152">
      <w:pPr>
        <w:pStyle w:val="ListParagraph"/>
        <w:numPr>
          <w:ilvl w:val="0"/>
          <w:numId w:val="17"/>
        </w:numPr>
        <w:tabs>
          <w:tab w:val="left" w:pos="1134"/>
        </w:tabs>
        <w:spacing w:line="288" w:lineRule="auto"/>
        <w:ind w:left="142" w:firstLine="709"/>
        <w:rPr>
          <w:rFonts w:ascii="Times New Roman" w:hAnsi="Times New Roman" w:cs="Times New Roman"/>
          <w:sz w:val="26"/>
          <w:szCs w:val="26"/>
          <w:lang w:val="es-ES" w:eastAsia="vi-VN"/>
        </w:rPr>
      </w:pPr>
      <w:r w:rsidRPr="00A03B6C">
        <w:rPr>
          <w:rFonts w:ascii="Times New Roman" w:hAnsi="Times New Roman" w:cs="Times New Roman"/>
          <w:sz w:val="26"/>
          <w:szCs w:val="26"/>
          <w:lang w:val="es-ES" w:eastAsia="vi-VN"/>
        </w:rPr>
        <w:t xml:space="preserve">Xây dựng giao diện điện thoại đơn giản trên Android Studio giúp người dùng </w:t>
      </w:r>
      <w:r w:rsidR="004A7E0D" w:rsidRPr="00A03B6C">
        <w:rPr>
          <w:rFonts w:ascii="Times New Roman" w:hAnsi="Times New Roman" w:cs="Times New Roman"/>
          <w:sz w:val="26"/>
          <w:szCs w:val="26"/>
          <w:lang w:val="es-ES" w:eastAsia="vi-VN"/>
        </w:rPr>
        <w:t>thuận tiện hơn trong việc theo dõi thông tin các gói thầu.</w:t>
      </w:r>
    </w:p>
    <w:p w14:paraId="126DD138" w14:textId="77777777" w:rsidR="00534C52" w:rsidRPr="00A03B6C" w:rsidRDefault="00534C52" w:rsidP="008C60D1">
      <w:pPr>
        <w:rPr>
          <w:sz w:val="26"/>
          <w:szCs w:val="26"/>
          <w:lang w:val="es-ES" w:eastAsia="vi-VN"/>
        </w:rPr>
      </w:pPr>
    </w:p>
    <w:p w14:paraId="19FFF9BC" w14:textId="77777777" w:rsidR="000337DD" w:rsidRPr="00A03B6C" w:rsidRDefault="001B04BB" w:rsidP="00684BD1">
      <w:pPr>
        <w:spacing w:before="140" w:line="288" w:lineRule="auto"/>
        <w:rPr>
          <w:sz w:val="26"/>
          <w:szCs w:val="26"/>
          <w:lang w:val="es-ES" w:eastAsia="vi-VN"/>
        </w:rPr>
      </w:pPr>
      <w:r w:rsidRPr="00A03B6C">
        <w:rPr>
          <w:sz w:val="26"/>
          <w:szCs w:val="26"/>
          <w:lang w:val="es-ES" w:eastAsia="vi-VN"/>
        </w:rPr>
        <w:t xml:space="preserve">. </w:t>
      </w:r>
    </w:p>
    <w:p w14:paraId="0C1C511B" w14:textId="77777777" w:rsidR="000337DD" w:rsidRPr="00A03B6C" w:rsidRDefault="000337DD">
      <w:pPr>
        <w:spacing w:line="240" w:lineRule="auto"/>
        <w:jc w:val="left"/>
        <w:rPr>
          <w:sz w:val="26"/>
          <w:szCs w:val="26"/>
          <w:lang w:val="es-ES" w:eastAsia="vi-VN"/>
        </w:rPr>
      </w:pPr>
      <w:r w:rsidRPr="00A03B6C">
        <w:rPr>
          <w:sz w:val="26"/>
          <w:szCs w:val="26"/>
          <w:lang w:val="es-ES" w:eastAsia="vi-VN"/>
        </w:rPr>
        <w:br w:type="page"/>
      </w:r>
    </w:p>
    <w:p w14:paraId="44E905B1" w14:textId="77777777" w:rsidR="00E5619B" w:rsidRPr="00A03B6C" w:rsidRDefault="00E5619B" w:rsidP="006B7920">
      <w:pPr>
        <w:pStyle w:val="Heading1"/>
        <w:jc w:val="center"/>
        <w:rPr>
          <w:b w:val="0"/>
          <w:bCs w:val="0"/>
          <w:lang w:val="es-ES"/>
        </w:rPr>
      </w:pPr>
      <w:bookmarkStart w:id="151" w:name="_Toc481681309"/>
      <w:bookmarkStart w:id="152" w:name="_Toc482441522"/>
      <w:r w:rsidRPr="00A03B6C">
        <w:rPr>
          <w:sz w:val="28"/>
          <w:szCs w:val="28"/>
          <w:lang w:val="es-ES"/>
        </w:rPr>
        <w:lastRenderedPageBreak/>
        <w:t>CHƯƠNG 2</w:t>
      </w:r>
      <w:bookmarkEnd w:id="151"/>
      <w:bookmarkEnd w:id="152"/>
    </w:p>
    <w:p w14:paraId="3A8C3988" w14:textId="77777777" w:rsidR="006B6408" w:rsidRPr="00A03B6C" w:rsidRDefault="006B6408" w:rsidP="000570C8">
      <w:pPr>
        <w:pStyle w:val="Heading1"/>
        <w:spacing w:before="120"/>
        <w:jc w:val="center"/>
        <w:rPr>
          <w:bCs w:val="0"/>
          <w:sz w:val="28"/>
          <w:szCs w:val="28"/>
          <w:lang w:val="es-ES"/>
        </w:rPr>
      </w:pPr>
      <w:bookmarkStart w:id="153" w:name="_Toc467528039"/>
      <w:bookmarkStart w:id="154" w:name="_Toc467819150"/>
      <w:bookmarkStart w:id="155" w:name="_Toc468254195"/>
      <w:bookmarkStart w:id="156" w:name="_Toc468556596"/>
      <w:bookmarkStart w:id="157" w:name="_Toc468608682"/>
      <w:bookmarkStart w:id="158" w:name="_Toc468685494"/>
      <w:bookmarkStart w:id="159" w:name="_Toc468692155"/>
      <w:bookmarkStart w:id="160" w:name="_Toc471898037"/>
      <w:bookmarkStart w:id="161" w:name="_Toc479692689"/>
      <w:bookmarkStart w:id="162" w:name="_Toc479696570"/>
      <w:bookmarkStart w:id="163" w:name="_Toc479696657"/>
      <w:bookmarkStart w:id="164" w:name="_Toc481681310"/>
      <w:bookmarkStart w:id="165" w:name="_Toc482441523"/>
      <w:r w:rsidRPr="00A03B6C">
        <w:rPr>
          <w:bCs w:val="0"/>
          <w:sz w:val="28"/>
          <w:szCs w:val="28"/>
          <w:lang w:val="es-ES"/>
        </w:rPr>
        <w:t>THIẾT KẾ VÀ CÀI ĐẶT</w:t>
      </w:r>
      <w:bookmarkEnd w:id="153"/>
      <w:bookmarkEnd w:id="154"/>
      <w:bookmarkEnd w:id="155"/>
      <w:bookmarkEnd w:id="156"/>
      <w:bookmarkEnd w:id="157"/>
      <w:bookmarkEnd w:id="158"/>
      <w:bookmarkEnd w:id="159"/>
      <w:bookmarkEnd w:id="160"/>
      <w:bookmarkEnd w:id="161"/>
      <w:bookmarkEnd w:id="162"/>
      <w:bookmarkEnd w:id="163"/>
      <w:bookmarkEnd w:id="164"/>
      <w:bookmarkEnd w:id="165"/>
    </w:p>
    <w:p w14:paraId="3087F544" w14:textId="0A9A7472" w:rsidR="00156F16" w:rsidRPr="009B247F" w:rsidRDefault="001E5AE6" w:rsidP="00D740EC">
      <w:pPr>
        <w:pStyle w:val="ListParagraph"/>
        <w:spacing w:before="120" w:line="276" w:lineRule="auto"/>
        <w:ind w:left="426"/>
        <w:rPr>
          <w:rFonts w:ascii="Times New Roman" w:hAnsi="Times New Roman" w:cs="Times New Roman"/>
          <w:sz w:val="26"/>
          <w:szCs w:val="26"/>
          <w:lang w:val="es-ES"/>
        </w:rPr>
      </w:pPr>
      <w:r w:rsidRPr="009B247F">
        <w:rPr>
          <w:rFonts w:ascii="Times New Roman" w:hAnsi="Times New Roman" w:cs="Times New Roman"/>
          <w:noProof/>
          <w:sz w:val="26"/>
          <w:szCs w:val="26"/>
          <w:lang w:val="vi-VN"/>
        </w:rPr>
        <w:t xml:space="preserve">Chương này </w:t>
      </w:r>
      <w:r w:rsidR="008F7EC0" w:rsidRPr="009B247F">
        <w:rPr>
          <w:rFonts w:ascii="Times New Roman" w:hAnsi="Times New Roman" w:cs="Times New Roman"/>
          <w:noProof/>
          <w:sz w:val="26"/>
          <w:szCs w:val="26"/>
          <w:lang w:val="vi-VN"/>
        </w:rPr>
        <w:t>sẽ trình bày phương pháp phân tích thiết kế và cài đặt hệ thống bao gồm sơ đồ mức quan niệ</w:t>
      </w:r>
      <w:r w:rsidR="003C5132" w:rsidRPr="009B247F">
        <w:rPr>
          <w:rFonts w:ascii="Times New Roman" w:hAnsi="Times New Roman" w:cs="Times New Roman"/>
          <w:noProof/>
          <w:sz w:val="26"/>
          <w:szCs w:val="26"/>
          <w:lang w:val="vi-VN"/>
        </w:rPr>
        <w:t>m</w:t>
      </w:r>
      <w:r w:rsidR="008F7EC0" w:rsidRPr="009B247F">
        <w:rPr>
          <w:rFonts w:ascii="Times New Roman" w:hAnsi="Times New Roman" w:cs="Times New Roman"/>
          <w:noProof/>
          <w:sz w:val="26"/>
          <w:szCs w:val="26"/>
          <w:lang w:val="vi-VN"/>
        </w:rPr>
        <w:t>, mô hình dữ liệu mức luận lý</w:t>
      </w:r>
      <w:r w:rsidR="003C5132" w:rsidRPr="009B247F">
        <w:rPr>
          <w:rFonts w:ascii="Times New Roman" w:hAnsi="Times New Roman" w:cs="Times New Roman"/>
          <w:noProof/>
          <w:sz w:val="26"/>
          <w:szCs w:val="26"/>
          <w:lang w:val="es-ES"/>
        </w:rPr>
        <w:t>,</w:t>
      </w:r>
      <w:r w:rsidR="008F7EC0" w:rsidRPr="009B247F">
        <w:rPr>
          <w:rFonts w:ascii="Times New Roman" w:hAnsi="Times New Roman" w:cs="Times New Roman"/>
          <w:noProof/>
          <w:sz w:val="26"/>
          <w:szCs w:val="26"/>
          <w:lang w:val="vi-VN"/>
        </w:rPr>
        <w:t xml:space="preserve"> sơ đồ</w:t>
      </w:r>
      <w:r w:rsidR="003C5132" w:rsidRPr="009B247F">
        <w:rPr>
          <w:rFonts w:ascii="Times New Roman" w:hAnsi="Times New Roman" w:cs="Times New Roman"/>
          <w:noProof/>
          <w:sz w:val="26"/>
          <w:szCs w:val="26"/>
          <w:lang w:val="vi-VN"/>
        </w:rPr>
        <w:t xml:space="preserve"> chức năng</w:t>
      </w:r>
      <w:r w:rsidR="008F7EC0" w:rsidRPr="009B247F">
        <w:rPr>
          <w:rFonts w:ascii="Times New Roman" w:hAnsi="Times New Roman" w:cs="Times New Roman"/>
          <w:noProof/>
          <w:sz w:val="26"/>
          <w:szCs w:val="26"/>
          <w:lang w:val="vi-VN"/>
        </w:rPr>
        <w:t>, sơ đồ vậ</w:t>
      </w:r>
      <w:r w:rsidR="00864DFE">
        <w:rPr>
          <w:rFonts w:ascii="Times New Roman" w:hAnsi="Times New Roman" w:cs="Times New Roman"/>
          <w:noProof/>
          <w:sz w:val="26"/>
          <w:szCs w:val="26"/>
          <w:lang w:val="vi-VN"/>
        </w:rPr>
        <w:t>t</w:t>
      </w:r>
      <w:r w:rsidR="008F7EC0" w:rsidRPr="009B247F">
        <w:rPr>
          <w:rFonts w:ascii="Times New Roman" w:hAnsi="Times New Roman" w:cs="Times New Roman"/>
          <w:noProof/>
          <w:sz w:val="26"/>
          <w:szCs w:val="26"/>
          <w:lang w:val="vi-VN"/>
        </w:rPr>
        <w:t xml:space="preserve"> lý.</w:t>
      </w:r>
    </w:p>
    <w:p w14:paraId="6AD909E4" w14:textId="31F95F4F" w:rsidR="00760AB3" w:rsidRPr="009B247F" w:rsidRDefault="00491F6B" w:rsidP="00D740EC">
      <w:pPr>
        <w:pStyle w:val="Heading2"/>
        <w:numPr>
          <w:ilvl w:val="0"/>
          <w:numId w:val="30"/>
        </w:numPr>
        <w:spacing w:before="140" w:line="276" w:lineRule="auto"/>
        <w:rPr>
          <w:sz w:val="26"/>
          <w:szCs w:val="26"/>
          <w:lang w:val="es-ES"/>
        </w:rPr>
      </w:pPr>
      <w:bookmarkStart w:id="166" w:name="_Toc471898038"/>
      <w:bookmarkStart w:id="167" w:name="_Toc479692690"/>
      <w:bookmarkStart w:id="168" w:name="_Toc479696571"/>
      <w:bookmarkStart w:id="169" w:name="_Toc479696658"/>
      <w:bookmarkStart w:id="170" w:name="_Toc481681311"/>
      <w:bookmarkStart w:id="171" w:name="_Toc482441524"/>
      <w:r w:rsidRPr="009B247F">
        <w:rPr>
          <w:sz w:val="26"/>
          <w:szCs w:val="26"/>
          <w:lang w:val="es-ES"/>
        </w:rPr>
        <w:t xml:space="preserve">Thiết kế </w:t>
      </w:r>
      <w:r w:rsidR="004744CB" w:rsidRPr="009B247F">
        <w:rPr>
          <w:sz w:val="26"/>
          <w:szCs w:val="26"/>
          <w:lang w:val="es-ES"/>
        </w:rPr>
        <w:t>hệ thống</w:t>
      </w:r>
      <w:bookmarkEnd w:id="166"/>
      <w:bookmarkEnd w:id="167"/>
      <w:bookmarkEnd w:id="168"/>
      <w:bookmarkEnd w:id="169"/>
      <w:bookmarkEnd w:id="170"/>
      <w:bookmarkEnd w:id="171"/>
    </w:p>
    <w:p w14:paraId="235D6804" w14:textId="77777777" w:rsidR="001958F2" w:rsidRPr="009B247F" w:rsidRDefault="001958F2" w:rsidP="00097B93">
      <w:pPr>
        <w:pStyle w:val="Heading3"/>
        <w:spacing w:line="276" w:lineRule="auto"/>
        <w:ind w:firstLine="851"/>
        <w:jc w:val="both"/>
        <w:rPr>
          <w:rFonts w:ascii="Times New Roman" w:hAnsi="Times New Roman" w:cs="Times New Roman"/>
          <w:noProof/>
          <w:color w:val="auto"/>
          <w:sz w:val="26"/>
          <w:szCs w:val="26"/>
          <w:lang w:val="vi-VN"/>
        </w:rPr>
      </w:pPr>
      <w:bookmarkStart w:id="172" w:name="_Toc479696576"/>
      <w:bookmarkStart w:id="173" w:name="_Toc479696663"/>
      <w:bookmarkStart w:id="174" w:name="_Toc481681312"/>
      <w:bookmarkStart w:id="175" w:name="_Toc482441525"/>
      <w:r w:rsidRPr="009B247F">
        <w:rPr>
          <w:rFonts w:ascii="Times New Roman" w:hAnsi="Times New Roman" w:cs="Times New Roman"/>
          <w:noProof/>
          <w:color w:val="auto"/>
          <w:sz w:val="26"/>
          <w:szCs w:val="26"/>
          <w:lang w:val="vi-VN"/>
        </w:rPr>
        <w:t>1.</w:t>
      </w:r>
      <w:r w:rsidRPr="009B247F">
        <w:rPr>
          <w:rFonts w:ascii="Times New Roman" w:hAnsi="Times New Roman" w:cs="Times New Roman"/>
          <w:noProof/>
          <w:color w:val="auto"/>
          <w:sz w:val="26"/>
          <w:szCs w:val="26"/>
          <w:lang w:val="es-ES"/>
        </w:rPr>
        <w:t>1</w:t>
      </w:r>
      <w:r w:rsidRPr="009B247F">
        <w:rPr>
          <w:rFonts w:ascii="Times New Roman" w:hAnsi="Times New Roman" w:cs="Times New Roman"/>
          <w:noProof/>
          <w:color w:val="auto"/>
          <w:sz w:val="26"/>
          <w:szCs w:val="26"/>
          <w:lang w:val="vi-VN"/>
        </w:rPr>
        <w:t xml:space="preserve"> Sơ đồ chức năng</w:t>
      </w:r>
      <w:bookmarkEnd w:id="172"/>
      <w:bookmarkEnd w:id="173"/>
      <w:bookmarkEnd w:id="174"/>
      <w:bookmarkEnd w:id="175"/>
    </w:p>
    <w:p w14:paraId="3C7128DB" w14:textId="026D5CB3" w:rsidR="001958F2" w:rsidRPr="009B247F" w:rsidRDefault="001958F2" w:rsidP="00D740EC">
      <w:pPr>
        <w:spacing w:line="276" w:lineRule="auto"/>
        <w:ind w:left="426" w:firstLine="283"/>
        <w:rPr>
          <w:b/>
          <w:noProof/>
          <w:sz w:val="26"/>
          <w:szCs w:val="26"/>
          <w:lang w:val="vi-VN"/>
        </w:rPr>
      </w:pPr>
      <w:r w:rsidRPr="009B247F">
        <w:rPr>
          <w:noProof/>
          <w:sz w:val="26"/>
          <w:szCs w:val="26"/>
          <w:lang w:val="vi-VN"/>
        </w:rPr>
        <w:t xml:space="preserve">Như đã nói, hệ thống gồm có hai nhóm người dùng, phần này mô tả chức năng của hai nhóm người dùng là </w:t>
      </w:r>
      <w:r w:rsidR="004331CE" w:rsidRPr="009B247F">
        <w:rPr>
          <w:noProof/>
          <w:sz w:val="26"/>
          <w:szCs w:val="26"/>
          <w:lang w:val="vi-VN"/>
        </w:rPr>
        <w:t xml:space="preserve">người </w:t>
      </w:r>
      <w:r w:rsidR="008A2BC8" w:rsidRPr="009B247F">
        <w:rPr>
          <w:noProof/>
          <w:sz w:val="26"/>
          <w:szCs w:val="26"/>
          <w:lang w:val="es-ES"/>
        </w:rPr>
        <w:t>sử dụng</w:t>
      </w:r>
      <w:r w:rsidRPr="009B247F">
        <w:rPr>
          <w:noProof/>
          <w:sz w:val="26"/>
          <w:szCs w:val="26"/>
          <w:lang w:val="vi-VN"/>
        </w:rPr>
        <w:t xml:space="preserve"> và </w:t>
      </w:r>
      <w:r w:rsidR="004331CE" w:rsidRPr="009B247F">
        <w:rPr>
          <w:noProof/>
          <w:sz w:val="26"/>
          <w:szCs w:val="26"/>
          <w:lang w:val="vi-VN"/>
        </w:rPr>
        <w:t>quản trị viên</w:t>
      </w:r>
      <w:r w:rsidRPr="009B247F">
        <w:rPr>
          <w:noProof/>
          <w:sz w:val="26"/>
          <w:szCs w:val="26"/>
          <w:lang w:val="vi-VN"/>
        </w:rPr>
        <w:t>.</w:t>
      </w:r>
    </w:p>
    <w:p w14:paraId="5C39260F" w14:textId="768CD0C0" w:rsidR="001958F2" w:rsidRPr="009B247F" w:rsidRDefault="001958F2" w:rsidP="00D740EC">
      <w:pPr>
        <w:pStyle w:val="Heading4"/>
        <w:spacing w:line="276" w:lineRule="auto"/>
        <w:ind w:firstLine="851"/>
        <w:jc w:val="both"/>
        <w:rPr>
          <w:rFonts w:ascii="Times New Roman" w:hAnsi="Times New Roman" w:cs="Times New Roman"/>
          <w:noProof/>
          <w:color w:val="auto"/>
          <w:lang w:val="vi-VN"/>
        </w:rPr>
      </w:pPr>
      <w:bookmarkStart w:id="176" w:name="_Toc479696577"/>
      <w:bookmarkStart w:id="177" w:name="_Toc479696664"/>
      <w:bookmarkStart w:id="178" w:name="_Toc481681313"/>
      <w:bookmarkStart w:id="179" w:name="_Toc482441526"/>
      <w:r w:rsidRPr="009B247F">
        <w:rPr>
          <w:rFonts w:ascii="Times New Roman" w:hAnsi="Times New Roman" w:cs="Times New Roman"/>
          <w:noProof/>
          <w:color w:val="auto"/>
          <w:lang w:val="vi-VN"/>
        </w:rPr>
        <w:t xml:space="preserve">1.1.1 Mô hình chức năng </w:t>
      </w:r>
      <w:bookmarkEnd w:id="176"/>
      <w:bookmarkEnd w:id="177"/>
      <w:bookmarkEnd w:id="178"/>
      <w:r w:rsidR="00973765" w:rsidRPr="009B247F">
        <w:rPr>
          <w:rFonts w:ascii="Times New Roman" w:hAnsi="Times New Roman" w:cs="Times New Roman"/>
          <w:noProof/>
          <w:color w:val="auto"/>
          <w:lang w:val="vi-VN"/>
        </w:rPr>
        <w:t>sử dụng</w:t>
      </w:r>
      <w:bookmarkEnd w:id="179"/>
    </w:p>
    <w:p w14:paraId="1775F8C0" w14:textId="15276142" w:rsidR="001958F2" w:rsidRPr="009B247F" w:rsidRDefault="001958F2" w:rsidP="00097B93">
      <w:pPr>
        <w:spacing w:line="276" w:lineRule="auto"/>
        <w:ind w:left="426" w:firstLine="425"/>
        <w:rPr>
          <w:b/>
          <w:noProof/>
          <w:sz w:val="26"/>
          <w:szCs w:val="26"/>
          <w:lang w:val="vi-VN"/>
        </w:rPr>
      </w:pPr>
      <w:r w:rsidRPr="009B247F">
        <w:rPr>
          <w:noProof/>
          <w:sz w:val="26"/>
          <w:szCs w:val="26"/>
          <w:lang w:val="vi-VN"/>
        </w:rPr>
        <w:t xml:space="preserve">Chức năng của </w:t>
      </w:r>
      <w:r w:rsidR="00E926D1" w:rsidRPr="009B247F">
        <w:rPr>
          <w:noProof/>
          <w:sz w:val="26"/>
          <w:szCs w:val="26"/>
          <w:lang w:val="vi-VN"/>
        </w:rPr>
        <w:t xml:space="preserve">người </w:t>
      </w:r>
      <w:r w:rsidR="00973765" w:rsidRPr="009B247F">
        <w:rPr>
          <w:noProof/>
          <w:sz w:val="26"/>
          <w:szCs w:val="26"/>
          <w:lang w:val="vi-VN"/>
        </w:rPr>
        <w:t>sử dụng</w:t>
      </w:r>
      <w:r w:rsidRPr="009B247F">
        <w:rPr>
          <w:noProof/>
          <w:sz w:val="26"/>
          <w:szCs w:val="26"/>
          <w:lang w:val="vi-VN"/>
        </w:rPr>
        <w:t xml:space="preserve"> được mô tả như hình bên. Để vào được hệ thống </w:t>
      </w:r>
      <w:r w:rsidR="003E1542" w:rsidRPr="009B247F">
        <w:rPr>
          <w:noProof/>
          <w:sz w:val="26"/>
          <w:szCs w:val="26"/>
          <w:lang w:val="vi-VN"/>
        </w:rPr>
        <w:t>người dùng</w:t>
      </w:r>
      <w:r w:rsidR="00605DC2">
        <w:rPr>
          <w:noProof/>
          <w:sz w:val="26"/>
          <w:szCs w:val="26"/>
          <w:lang w:val="vi-VN"/>
        </w:rPr>
        <w:t xml:space="preserve"> cần đăng nhập. G</w:t>
      </w:r>
      <w:r w:rsidRPr="009B247F">
        <w:rPr>
          <w:noProof/>
          <w:sz w:val="26"/>
          <w:szCs w:val="26"/>
          <w:lang w:val="vi-VN"/>
        </w:rPr>
        <w:t xml:space="preserve">iao diện chức năng cho </w:t>
      </w:r>
      <w:r w:rsidR="00CD68CF" w:rsidRPr="009B247F">
        <w:rPr>
          <w:noProof/>
          <w:sz w:val="26"/>
          <w:szCs w:val="26"/>
          <w:lang w:val="vi-VN"/>
        </w:rPr>
        <w:t xml:space="preserve">người </w:t>
      </w:r>
      <w:r w:rsidR="005E3DCB" w:rsidRPr="009B247F">
        <w:rPr>
          <w:noProof/>
          <w:sz w:val="26"/>
          <w:szCs w:val="26"/>
          <w:lang w:val="vi-VN"/>
        </w:rPr>
        <w:t>sử dụng</w:t>
      </w:r>
      <w:r w:rsidR="00CD68CF" w:rsidRPr="009B247F">
        <w:rPr>
          <w:noProof/>
          <w:sz w:val="26"/>
          <w:szCs w:val="26"/>
          <w:lang w:val="vi-VN"/>
        </w:rPr>
        <w:t xml:space="preserve"> </w:t>
      </w:r>
      <w:r w:rsidR="0060053E">
        <w:rPr>
          <w:noProof/>
          <w:sz w:val="26"/>
          <w:szCs w:val="26"/>
          <w:lang w:val="vi-VN"/>
        </w:rPr>
        <w:t>gồm các phần chính: danh sách gói thầu, quản lý tài khoản, quản lý từ khóa, t</w:t>
      </w:r>
      <w:r w:rsidRPr="009B247F">
        <w:rPr>
          <w:noProof/>
          <w:sz w:val="26"/>
          <w:szCs w:val="26"/>
          <w:lang w:val="vi-VN"/>
        </w:rPr>
        <w:t xml:space="preserve">ìm gói thầu theo từ khóa. Bên trong mỗi phần chính có những chức năng được mô tả như sau: </w:t>
      </w:r>
    </w:p>
    <w:p w14:paraId="23D4956C" w14:textId="3B89FBBA" w:rsidR="001958F2" w:rsidRPr="009B247F" w:rsidRDefault="00E87F94" w:rsidP="001958F2">
      <w:pPr>
        <w:rPr>
          <w:b/>
          <w:noProof/>
          <w:sz w:val="26"/>
          <w:szCs w:val="26"/>
        </w:rPr>
      </w:pPr>
      <w:r w:rsidRPr="00E87F94">
        <w:rPr>
          <w:b/>
          <w:noProof/>
          <w:sz w:val="26"/>
          <w:szCs w:val="26"/>
          <w:lang w:val="vi-VN" w:eastAsia="vi-VN"/>
        </w:rPr>
        <w:drawing>
          <wp:inline distT="0" distB="0" distL="0" distR="0" wp14:anchorId="2B6F9FC2" wp14:editId="683EF241">
            <wp:extent cx="5461965" cy="4643562"/>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146" cy="4653068"/>
                    </a:xfrm>
                    <a:prstGeom prst="rect">
                      <a:avLst/>
                    </a:prstGeom>
                    <a:noFill/>
                    <a:ln>
                      <a:noFill/>
                    </a:ln>
                  </pic:spPr>
                </pic:pic>
              </a:graphicData>
            </a:graphic>
          </wp:inline>
        </w:drawing>
      </w:r>
    </w:p>
    <w:p w14:paraId="029F8F4B" w14:textId="4A089371" w:rsidR="001958F2" w:rsidRPr="009B247F" w:rsidRDefault="00042559" w:rsidP="004C4427">
      <w:pPr>
        <w:pStyle w:val="Caption"/>
        <w:jc w:val="center"/>
        <w:rPr>
          <w:rFonts w:ascii="Times New Roman" w:hAnsi="Times New Roman" w:cs="Times New Roman"/>
          <w:noProof/>
          <w:sz w:val="26"/>
          <w:szCs w:val="26"/>
          <w:lang w:val="es-ES"/>
        </w:rPr>
      </w:pPr>
      <w:bookmarkStart w:id="180" w:name="_Toc482377641"/>
      <w:bookmarkStart w:id="181" w:name="_Toc482441576"/>
      <w:r w:rsidRPr="009B247F">
        <w:rPr>
          <w:rFonts w:ascii="Times New Roman" w:hAnsi="Times New Roman" w:cs="Times New Roman"/>
          <w:sz w:val="26"/>
          <w:szCs w:val="26"/>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rPr>
        <w:t>4</w:t>
      </w:r>
      <w:r w:rsidRPr="009B247F">
        <w:rPr>
          <w:rFonts w:ascii="Times New Roman" w:hAnsi="Times New Roman" w:cs="Times New Roman"/>
          <w:sz w:val="26"/>
          <w:szCs w:val="26"/>
        </w:rPr>
        <w:fldChar w:fldCharType="end"/>
      </w:r>
      <w:r w:rsidR="001958F2" w:rsidRPr="009B247F">
        <w:rPr>
          <w:rFonts w:ascii="Times New Roman" w:hAnsi="Times New Roman" w:cs="Times New Roman"/>
          <w:noProof/>
          <w:sz w:val="26"/>
          <w:szCs w:val="26"/>
        </w:rPr>
        <w:t xml:space="preserve">: </w:t>
      </w:r>
      <w:r w:rsidR="001958F2" w:rsidRPr="009B247F">
        <w:rPr>
          <w:rFonts w:ascii="Times New Roman" w:hAnsi="Times New Roman" w:cs="Times New Roman"/>
          <w:noProof/>
          <w:sz w:val="26"/>
          <w:szCs w:val="26"/>
          <w:lang w:val="vi-VN"/>
        </w:rPr>
        <w:t xml:space="preserve"> Sơ đồ mô tả chức năng </w:t>
      </w:r>
      <w:r w:rsidR="001D0649" w:rsidRPr="009B247F">
        <w:rPr>
          <w:rFonts w:ascii="Times New Roman" w:hAnsi="Times New Roman" w:cs="Times New Roman"/>
          <w:noProof/>
          <w:sz w:val="26"/>
          <w:szCs w:val="26"/>
        </w:rPr>
        <w:t>người sử dụng</w:t>
      </w:r>
      <w:bookmarkEnd w:id="180"/>
      <w:bookmarkEnd w:id="181"/>
    </w:p>
    <w:p w14:paraId="0EBC51B8" w14:textId="756F75B3" w:rsidR="001958F2" w:rsidRPr="009B247F" w:rsidRDefault="001958F2" w:rsidP="00097B93">
      <w:pPr>
        <w:pStyle w:val="Heading4"/>
        <w:spacing w:line="288" w:lineRule="auto"/>
        <w:ind w:firstLine="284"/>
        <w:jc w:val="both"/>
        <w:rPr>
          <w:rFonts w:ascii="Times New Roman" w:hAnsi="Times New Roman" w:cs="Times New Roman"/>
          <w:noProof/>
          <w:color w:val="auto"/>
          <w:lang w:val="es-ES"/>
        </w:rPr>
      </w:pPr>
      <w:bookmarkStart w:id="182" w:name="_Toc479696578"/>
      <w:bookmarkStart w:id="183" w:name="_Toc479696665"/>
      <w:bookmarkStart w:id="184" w:name="_Toc481681314"/>
      <w:bookmarkStart w:id="185" w:name="_Toc482441527"/>
      <w:r w:rsidRPr="009B247F">
        <w:rPr>
          <w:rFonts w:ascii="Times New Roman" w:hAnsi="Times New Roman" w:cs="Times New Roman"/>
          <w:noProof/>
          <w:color w:val="auto"/>
          <w:lang w:val="es-ES"/>
        </w:rPr>
        <w:lastRenderedPageBreak/>
        <w:t xml:space="preserve">1.1.2 </w:t>
      </w:r>
      <w:r w:rsidRPr="009B247F">
        <w:rPr>
          <w:rFonts w:ascii="Times New Roman" w:hAnsi="Times New Roman" w:cs="Times New Roman"/>
          <w:noProof/>
          <w:color w:val="auto"/>
          <w:lang w:val="vi-VN"/>
        </w:rPr>
        <w:t xml:space="preserve">Sơ đồ mô tả chức năng </w:t>
      </w:r>
      <w:bookmarkEnd w:id="182"/>
      <w:bookmarkEnd w:id="183"/>
      <w:bookmarkEnd w:id="184"/>
      <w:r w:rsidR="00A33BC2">
        <w:rPr>
          <w:rFonts w:ascii="Times New Roman" w:hAnsi="Times New Roman" w:cs="Times New Roman"/>
          <w:noProof/>
          <w:color w:val="auto"/>
          <w:lang w:val="es-ES"/>
        </w:rPr>
        <w:t>q</w:t>
      </w:r>
      <w:r w:rsidR="00CD7905" w:rsidRPr="009B247F">
        <w:rPr>
          <w:rFonts w:ascii="Times New Roman" w:hAnsi="Times New Roman" w:cs="Times New Roman"/>
          <w:noProof/>
          <w:color w:val="auto"/>
          <w:lang w:val="es-ES"/>
        </w:rPr>
        <w:t>uản trị viên</w:t>
      </w:r>
      <w:bookmarkEnd w:id="185"/>
    </w:p>
    <w:p w14:paraId="6997B976" w14:textId="5A6BDF58" w:rsidR="001958F2" w:rsidRPr="009B247F" w:rsidRDefault="001958F2" w:rsidP="00097B93">
      <w:pPr>
        <w:spacing w:line="288" w:lineRule="auto"/>
        <w:ind w:firstLine="284"/>
        <w:rPr>
          <w:noProof/>
          <w:sz w:val="26"/>
          <w:szCs w:val="26"/>
          <w:lang w:val="es-ES"/>
        </w:rPr>
      </w:pPr>
      <w:r w:rsidRPr="009B247F">
        <w:rPr>
          <w:noProof/>
          <w:sz w:val="26"/>
          <w:szCs w:val="26"/>
          <w:lang w:val="es-ES"/>
        </w:rPr>
        <w:t xml:space="preserve">Chức năng của </w:t>
      </w:r>
      <w:r w:rsidR="004331CE" w:rsidRPr="009B247F">
        <w:rPr>
          <w:noProof/>
          <w:sz w:val="26"/>
          <w:szCs w:val="26"/>
          <w:lang w:val="es-ES"/>
        </w:rPr>
        <w:t>quản trị viên</w:t>
      </w:r>
      <w:r w:rsidRPr="009B247F">
        <w:rPr>
          <w:noProof/>
          <w:sz w:val="26"/>
          <w:szCs w:val="26"/>
          <w:lang w:val="es-ES"/>
        </w:rPr>
        <w:t xml:space="preserve"> được mô tả như hình bên dưới. Để vào được hệ thống, </w:t>
      </w:r>
      <w:r w:rsidR="004331CE" w:rsidRPr="009B247F">
        <w:rPr>
          <w:noProof/>
          <w:sz w:val="26"/>
          <w:szCs w:val="26"/>
          <w:lang w:val="es-ES"/>
        </w:rPr>
        <w:t xml:space="preserve">người quản trị </w:t>
      </w:r>
      <w:r w:rsidRPr="009B247F">
        <w:rPr>
          <w:noProof/>
          <w:sz w:val="26"/>
          <w:szCs w:val="26"/>
          <w:lang w:val="es-ES"/>
        </w:rPr>
        <w:t xml:space="preserve">cần đăng nhập tài khoản </w:t>
      </w:r>
      <w:r w:rsidR="00AD2DAC" w:rsidRPr="009B247F">
        <w:rPr>
          <w:noProof/>
          <w:sz w:val="26"/>
          <w:szCs w:val="26"/>
          <w:lang w:val="es-ES"/>
        </w:rPr>
        <w:t>quản trị viên</w:t>
      </w:r>
      <w:r w:rsidRPr="009B247F">
        <w:rPr>
          <w:noProof/>
          <w:sz w:val="26"/>
          <w:szCs w:val="26"/>
          <w:lang w:val="es-ES"/>
        </w:rPr>
        <w:t>. Bên trong hệ thống cung cấp giao diện chức năng gồm các phần chính</w:t>
      </w:r>
    </w:p>
    <w:p w14:paraId="7CB2D7DA" w14:textId="77777777" w:rsidR="001958F2" w:rsidRPr="009B247F" w:rsidRDefault="001958F2" w:rsidP="001958F2">
      <w:pPr>
        <w:rPr>
          <w:b/>
          <w:noProof/>
          <w:sz w:val="26"/>
          <w:szCs w:val="26"/>
          <w:lang w:val="es-ES"/>
        </w:rPr>
      </w:pPr>
    </w:p>
    <w:p w14:paraId="740FCD4A" w14:textId="75DA51E6" w:rsidR="001958F2" w:rsidRPr="009B247F" w:rsidRDefault="00094FA9" w:rsidP="001958F2">
      <w:pPr>
        <w:rPr>
          <w:b/>
          <w:noProof/>
          <w:sz w:val="26"/>
          <w:szCs w:val="26"/>
          <w:lang w:val="es-ES"/>
        </w:rPr>
      </w:pPr>
      <w:r w:rsidRPr="009B247F">
        <w:rPr>
          <w:b/>
          <w:noProof/>
          <w:sz w:val="26"/>
          <w:szCs w:val="26"/>
          <w:lang w:val="vi-VN" w:eastAsia="vi-VN"/>
        </w:rPr>
        <w:drawing>
          <wp:inline distT="0" distB="0" distL="0" distR="0" wp14:anchorId="3621BE21" wp14:editId="5A84963E">
            <wp:extent cx="5422790" cy="6932809"/>
            <wp:effectExtent l="0" t="0" r="698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009" cy="6952266"/>
                    </a:xfrm>
                    <a:prstGeom prst="rect">
                      <a:avLst/>
                    </a:prstGeom>
                    <a:noFill/>
                    <a:ln>
                      <a:noFill/>
                    </a:ln>
                  </pic:spPr>
                </pic:pic>
              </a:graphicData>
            </a:graphic>
          </wp:inline>
        </w:drawing>
      </w:r>
    </w:p>
    <w:p w14:paraId="411B8ED9" w14:textId="6648D4DF" w:rsidR="001958F2" w:rsidRPr="009B247F" w:rsidRDefault="00042559" w:rsidP="004C4427">
      <w:pPr>
        <w:pStyle w:val="Caption"/>
        <w:jc w:val="center"/>
        <w:rPr>
          <w:rFonts w:ascii="Times New Roman" w:hAnsi="Times New Roman" w:cs="Times New Roman"/>
          <w:noProof/>
          <w:sz w:val="26"/>
          <w:szCs w:val="26"/>
          <w:lang w:val="es-ES"/>
        </w:rPr>
      </w:pPr>
      <w:bookmarkStart w:id="186" w:name="_Toc482377642"/>
      <w:bookmarkStart w:id="187" w:name="_Toc482441577"/>
      <w:r w:rsidRPr="009B247F">
        <w:rPr>
          <w:rFonts w:ascii="Times New Roman" w:hAnsi="Times New Roman" w:cs="Times New Roman"/>
          <w:sz w:val="26"/>
          <w:szCs w:val="26"/>
          <w:lang w:val="es-ES"/>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5</w:t>
      </w:r>
      <w:r w:rsidRPr="009B247F">
        <w:rPr>
          <w:rFonts w:ascii="Times New Roman" w:hAnsi="Times New Roman" w:cs="Times New Roman"/>
          <w:sz w:val="26"/>
          <w:szCs w:val="26"/>
        </w:rPr>
        <w:fldChar w:fldCharType="end"/>
      </w:r>
      <w:r w:rsidR="001958F2" w:rsidRPr="009B247F">
        <w:rPr>
          <w:rFonts w:ascii="Times New Roman" w:hAnsi="Times New Roman" w:cs="Times New Roman"/>
          <w:noProof/>
          <w:sz w:val="26"/>
          <w:szCs w:val="26"/>
          <w:lang w:val="es-ES"/>
        </w:rPr>
        <w:t xml:space="preserve">: </w:t>
      </w:r>
      <w:r w:rsidR="001958F2" w:rsidRPr="009B247F">
        <w:rPr>
          <w:rFonts w:ascii="Times New Roman" w:hAnsi="Times New Roman" w:cs="Times New Roman"/>
          <w:noProof/>
          <w:sz w:val="26"/>
          <w:szCs w:val="26"/>
          <w:lang w:val="vi-VN"/>
        </w:rPr>
        <w:t xml:space="preserve"> Sơ đồ mô tả chức năng </w:t>
      </w:r>
      <w:r w:rsidR="000E6AB6" w:rsidRPr="009B247F">
        <w:rPr>
          <w:rFonts w:ascii="Times New Roman" w:hAnsi="Times New Roman" w:cs="Times New Roman"/>
          <w:noProof/>
          <w:sz w:val="26"/>
          <w:szCs w:val="26"/>
          <w:lang w:val="es-ES"/>
        </w:rPr>
        <w:t>q</w:t>
      </w:r>
      <w:r w:rsidR="004331CE" w:rsidRPr="009B247F">
        <w:rPr>
          <w:rFonts w:ascii="Times New Roman" w:hAnsi="Times New Roman" w:cs="Times New Roman"/>
          <w:noProof/>
          <w:sz w:val="26"/>
          <w:szCs w:val="26"/>
          <w:lang w:val="es-ES"/>
        </w:rPr>
        <w:t>uản trị viên</w:t>
      </w:r>
      <w:bookmarkEnd w:id="186"/>
      <w:bookmarkEnd w:id="187"/>
    </w:p>
    <w:p w14:paraId="5943E802" w14:textId="77777777" w:rsidR="00DE7CC0" w:rsidRPr="009B247F" w:rsidRDefault="00DE7CC0" w:rsidP="00DE7CC0">
      <w:pPr>
        <w:rPr>
          <w:sz w:val="26"/>
          <w:szCs w:val="26"/>
          <w:lang w:val="es-ES"/>
        </w:rPr>
      </w:pPr>
      <w:bookmarkStart w:id="188" w:name="_Toc471898040"/>
    </w:p>
    <w:p w14:paraId="1D287204" w14:textId="77777777" w:rsidR="00DE7CC0" w:rsidRPr="009B247F" w:rsidRDefault="00DE7CC0" w:rsidP="00DE7CC0">
      <w:pPr>
        <w:pStyle w:val="Heading3"/>
        <w:tabs>
          <w:tab w:val="left" w:pos="1701"/>
        </w:tabs>
        <w:ind w:firstLine="567"/>
        <w:jc w:val="both"/>
        <w:rPr>
          <w:rFonts w:ascii="Times New Roman" w:hAnsi="Times New Roman" w:cs="Times New Roman"/>
          <w:color w:val="auto"/>
          <w:sz w:val="26"/>
          <w:szCs w:val="26"/>
          <w:lang w:val="es-ES"/>
        </w:rPr>
      </w:pPr>
      <w:bookmarkStart w:id="189" w:name="_Toc479696572"/>
      <w:bookmarkStart w:id="190" w:name="_Toc479696659"/>
      <w:bookmarkStart w:id="191" w:name="_Toc481681315"/>
      <w:bookmarkStart w:id="192" w:name="_Toc482441528"/>
      <w:r w:rsidRPr="009B247F">
        <w:rPr>
          <w:rFonts w:ascii="Times New Roman" w:hAnsi="Times New Roman" w:cs="Times New Roman"/>
          <w:color w:val="auto"/>
          <w:sz w:val="26"/>
          <w:szCs w:val="26"/>
          <w:lang w:val="es-ES"/>
        </w:rPr>
        <w:lastRenderedPageBreak/>
        <w:t>1.2 Xây dựng các thực thể</w:t>
      </w:r>
      <w:bookmarkEnd w:id="189"/>
      <w:bookmarkEnd w:id="190"/>
      <w:bookmarkEnd w:id="191"/>
      <w:bookmarkEnd w:id="192"/>
    </w:p>
    <w:p w14:paraId="33AABC66" w14:textId="5EDCB127" w:rsidR="00DE7CC0" w:rsidRPr="009B247F" w:rsidRDefault="00DE7CC0" w:rsidP="00D740EC">
      <w:pPr>
        <w:pStyle w:val="ListParagraph"/>
        <w:numPr>
          <w:ilvl w:val="0"/>
          <w:numId w:val="16"/>
        </w:numPr>
        <w:tabs>
          <w:tab w:val="left" w:pos="993"/>
        </w:tabs>
        <w:spacing w:line="288" w:lineRule="auto"/>
        <w:ind w:hanging="11"/>
        <w:rPr>
          <w:rFonts w:ascii="Times New Roman" w:hAnsi="Times New Roman" w:cs="Times New Roman"/>
          <w:b/>
          <w:sz w:val="26"/>
          <w:szCs w:val="26"/>
          <w:lang w:val="es-ES"/>
        </w:rPr>
      </w:pPr>
      <w:r w:rsidRPr="009B247F">
        <w:rPr>
          <w:rFonts w:ascii="Times New Roman" w:hAnsi="Times New Roman" w:cs="Times New Roman"/>
          <w:b/>
          <w:sz w:val="26"/>
          <w:szCs w:val="26"/>
          <w:lang w:val="es-ES"/>
        </w:rPr>
        <w:t xml:space="preserve">Thực thể </w:t>
      </w:r>
      <w:r w:rsidR="008B6AA4" w:rsidRPr="009B247F">
        <w:rPr>
          <w:rFonts w:ascii="Times New Roman" w:hAnsi="Times New Roman" w:cs="Times New Roman"/>
          <w:b/>
          <w:sz w:val="26"/>
          <w:szCs w:val="26"/>
          <w:lang w:val="es-ES"/>
        </w:rPr>
        <w:t>users</w:t>
      </w:r>
      <w:r w:rsidRPr="009B247F">
        <w:rPr>
          <w:rFonts w:ascii="Times New Roman" w:hAnsi="Times New Roman" w:cs="Times New Roman"/>
          <w:b/>
          <w:sz w:val="26"/>
          <w:szCs w:val="26"/>
          <w:lang w:val="es-ES"/>
        </w:rPr>
        <w:t xml:space="preserve"> </w:t>
      </w:r>
    </w:p>
    <w:p w14:paraId="380A70B1" w14:textId="2BD0F3D4" w:rsidR="00DE7CC0" w:rsidRPr="009B247F" w:rsidRDefault="00DE7CC0" w:rsidP="00D740EC">
      <w:pPr>
        <w:pStyle w:val="ListParagraph"/>
        <w:spacing w:line="288"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 xml:space="preserve">Ý nghĩa: Thể hiện thông tin của các tài khoản trong hệ thống bao gồm tài khoản người </w:t>
      </w:r>
      <w:r w:rsidR="001D0649" w:rsidRPr="009B247F">
        <w:rPr>
          <w:rFonts w:ascii="Times New Roman" w:hAnsi="Times New Roman" w:cs="Times New Roman"/>
          <w:sz w:val="26"/>
          <w:szCs w:val="26"/>
          <w:lang w:val="es-ES"/>
        </w:rPr>
        <w:t xml:space="preserve">sử dụng </w:t>
      </w:r>
      <w:r w:rsidRPr="009B247F">
        <w:rPr>
          <w:rFonts w:ascii="Times New Roman" w:hAnsi="Times New Roman" w:cs="Times New Roman"/>
          <w:sz w:val="26"/>
          <w:szCs w:val="26"/>
          <w:lang w:val="es-ES"/>
        </w:rPr>
        <w:t>và tài khoản người quản trị</w:t>
      </w:r>
    </w:p>
    <w:p w14:paraId="16599D0E" w14:textId="6B81A1C2" w:rsidR="00DE7CC0" w:rsidRPr="009B247F" w:rsidRDefault="008B6AA4" w:rsidP="008B6AA4">
      <w:pPr>
        <w:pStyle w:val="Caption"/>
        <w:rPr>
          <w:rFonts w:ascii="Times New Roman" w:hAnsi="Times New Roman" w:cs="Times New Roman"/>
          <w:sz w:val="26"/>
          <w:szCs w:val="26"/>
          <w:lang w:val="es-ES"/>
        </w:rPr>
      </w:pPr>
      <w:r w:rsidRPr="009B247F">
        <w:rPr>
          <w:rFonts w:ascii="Times New Roman" w:hAnsi="Times New Roman" w:cs="Times New Roman"/>
          <w:sz w:val="26"/>
          <w:szCs w:val="26"/>
          <w:lang w:val="es-ES"/>
        </w:rPr>
        <w:t xml:space="preserve">      </w:t>
      </w:r>
      <w:bookmarkStart w:id="193" w:name="_Toc482441644"/>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Các thuộc tính của thực tể Users</w:t>
      </w:r>
      <w:bookmarkEnd w:id="193"/>
    </w:p>
    <w:p w14:paraId="1EBACB92" w14:textId="77777777" w:rsidR="008B6AA4" w:rsidRPr="009B247F" w:rsidRDefault="008B6AA4" w:rsidP="00DE7CC0">
      <w:pPr>
        <w:pStyle w:val="ListParagraph"/>
        <w:rPr>
          <w:rFonts w:ascii="Times New Roman" w:hAnsi="Times New Roman" w:cs="Times New Roman"/>
          <w:sz w:val="26"/>
          <w:szCs w:val="26"/>
          <w:lang w:val="es-ES"/>
        </w:rPr>
      </w:pPr>
    </w:p>
    <w:tbl>
      <w:tblPr>
        <w:tblW w:w="779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94" w:author="Trần Nguyễn Minh Thư" w:date="2017-05-09T16:12:00Z">
          <w:tblPr>
            <w:tblW w:w="793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78"/>
        <w:gridCol w:w="2211"/>
        <w:gridCol w:w="3607"/>
        <w:tblGridChange w:id="195">
          <w:tblGrid>
            <w:gridCol w:w="1978"/>
            <w:gridCol w:w="3328"/>
            <w:gridCol w:w="2835"/>
          </w:tblGrid>
        </w:tblGridChange>
      </w:tblGrid>
      <w:tr w:rsidR="00DE7CC0" w:rsidRPr="009B247F" w14:paraId="41DCF077" w14:textId="77777777" w:rsidTr="00866236">
        <w:trPr>
          <w:trHeight w:val="585"/>
          <w:trPrChange w:id="196" w:author="Trần Nguyễn Minh Thư" w:date="2017-05-09T16:12:00Z">
            <w:trPr>
              <w:trHeight w:val="585"/>
            </w:trPr>
          </w:trPrChange>
        </w:trPr>
        <w:tc>
          <w:tcPr>
            <w:tcW w:w="1978" w:type="dxa"/>
            <w:shd w:val="clear" w:color="000000" w:fill="9BC2E6"/>
            <w:noWrap/>
            <w:vAlign w:val="center"/>
            <w:hideMark/>
            <w:tcPrChange w:id="197" w:author="Trần Nguyễn Minh Thư" w:date="2017-05-09T16:12:00Z">
              <w:tcPr>
                <w:tcW w:w="1775" w:type="dxa"/>
                <w:shd w:val="clear" w:color="000000" w:fill="9BC2E6"/>
                <w:noWrap/>
                <w:vAlign w:val="center"/>
                <w:hideMark/>
              </w:tcPr>
            </w:tcPrChange>
          </w:tcPr>
          <w:p w14:paraId="06EAD2F1" w14:textId="77777777" w:rsidR="00DE7CC0" w:rsidRPr="009B247F" w:rsidRDefault="00DE7CC0" w:rsidP="005A39FB">
            <w:pPr>
              <w:jc w:val="left"/>
              <w:rPr>
                <w:noProof/>
                <w:sz w:val="26"/>
                <w:szCs w:val="26"/>
                <w:lang w:val="vi-VN" w:eastAsia="ja-JP"/>
              </w:rPr>
            </w:pPr>
            <w:r w:rsidRPr="009B247F">
              <w:rPr>
                <w:noProof/>
                <w:sz w:val="26"/>
                <w:szCs w:val="26"/>
                <w:lang w:val="vi-VN" w:eastAsia="ja-JP"/>
              </w:rPr>
              <w:t>Thuộc tính</w:t>
            </w:r>
          </w:p>
        </w:tc>
        <w:tc>
          <w:tcPr>
            <w:tcW w:w="2211" w:type="dxa"/>
            <w:shd w:val="clear" w:color="000000" w:fill="9BC2E6"/>
            <w:noWrap/>
            <w:vAlign w:val="center"/>
            <w:hideMark/>
            <w:tcPrChange w:id="198" w:author="Trần Nguyễn Minh Thư" w:date="2017-05-09T16:12:00Z">
              <w:tcPr>
                <w:tcW w:w="3328" w:type="dxa"/>
                <w:shd w:val="clear" w:color="000000" w:fill="9BC2E6"/>
                <w:noWrap/>
                <w:vAlign w:val="center"/>
                <w:hideMark/>
              </w:tcPr>
            </w:tcPrChange>
          </w:tcPr>
          <w:p w14:paraId="79AB2B82" w14:textId="77777777" w:rsidR="00DE7CC0" w:rsidRPr="009B247F" w:rsidRDefault="00DE7CC0" w:rsidP="005A39FB">
            <w:pPr>
              <w:jc w:val="left"/>
              <w:rPr>
                <w:noProof/>
                <w:sz w:val="26"/>
                <w:szCs w:val="26"/>
                <w:lang w:val="vi-VN" w:eastAsia="ja-JP"/>
              </w:rPr>
            </w:pPr>
            <w:r w:rsidRPr="009B247F">
              <w:rPr>
                <w:noProof/>
                <w:sz w:val="26"/>
                <w:szCs w:val="26"/>
                <w:lang w:val="vi-VN" w:eastAsia="ja-JP"/>
              </w:rPr>
              <w:t>Kiểu dữ liệu</w:t>
            </w:r>
          </w:p>
        </w:tc>
        <w:tc>
          <w:tcPr>
            <w:tcW w:w="3607" w:type="dxa"/>
            <w:shd w:val="clear" w:color="000000" w:fill="9BC2E6"/>
            <w:noWrap/>
            <w:vAlign w:val="center"/>
            <w:hideMark/>
            <w:tcPrChange w:id="199" w:author="Trần Nguyễn Minh Thư" w:date="2017-05-09T16:12:00Z">
              <w:tcPr>
                <w:tcW w:w="2835" w:type="dxa"/>
                <w:shd w:val="clear" w:color="000000" w:fill="9BC2E6"/>
                <w:noWrap/>
                <w:vAlign w:val="center"/>
                <w:hideMark/>
              </w:tcPr>
            </w:tcPrChange>
          </w:tcPr>
          <w:p w14:paraId="36B110C4" w14:textId="77777777" w:rsidR="00DE7CC0" w:rsidRPr="009B247F" w:rsidRDefault="00DE7CC0" w:rsidP="005A39FB">
            <w:pPr>
              <w:jc w:val="left"/>
              <w:rPr>
                <w:noProof/>
                <w:sz w:val="26"/>
                <w:szCs w:val="26"/>
                <w:lang w:val="vi-VN" w:eastAsia="ja-JP"/>
              </w:rPr>
            </w:pPr>
            <w:r w:rsidRPr="009B247F">
              <w:rPr>
                <w:noProof/>
                <w:sz w:val="26"/>
                <w:szCs w:val="26"/>
                <w:lang w:val="vi-VN" w:eastAsia="ja-JP"/>
              </w:rPr>
              <w:t>Mô tả</w:t>
            </w:r>
          </w:p>
        </w:tc>
      </w:tr>
      <w:tr w:rsidR="00DE7CC0" w:rsidRPr="009B247F" w14:paraId="5715AEE0" w14:textId="77777777" w:rsidTr="00866236">
        <w:trPr>
          <w:trHeight w:val="600"/>
          <w:trPrChange w:id="200" w:author="Trần Nguyễn Minh Thư" w:date="2017-05-09T16:12:00Z">
            <w:trPr>
              <w:trHeight w:val="600"/>
            </w:trPr>
          </w:trPrChange>
        </w:trPr>
        <w:tc>
          <w:tcPr>
            <w:tcW w:w="1978" w:type="dxa"/>
            <w:shd w:val="clear" w:color="auto" w:fill="auto"/>
            <w:noWrap/>
            <w:vAlign w:val="center"/>
            <w:hideMark/>
            <w:tcPrChange w:id="201" w:author="Trần Nguyễn Minh Thư" w:date="2017-05-09T16:12:00Z">
              <w:tcPr>
                <w:tcW w:w="1775" w:type="dxa"/>
                <w:shd w:val="clear" w:color="auto" w:fill="auto"/>
                <w:noWrap/>
                <w:vAlign w:val="center"/>
                <w:hideMark/>
              </w:tcPr>
            </w:tcPrChange>
          </w:tcPr>
          <w:p w14:paraId="5401E716" w14:textId="77777777" w:rsidR="00DE7CC0" w:rsidRPr="009B247F" w:rsidRDefault="00DE7CC0" w:rsidP="005A39FB">
            <w:pPr>
              <w:jc w:val="left"/>
              <w:rPr>
                <w:noProof/>
                <w:sz w:val="26"/>
                <w:szCs w:val="26"/>
                <w:lang w:eastAsia="ja-JP"/>
              </w:rPr>
            </w:pPr>
            <w:r w:rsidRPr="009B247F">
              <w:rPr>
                <w:noProof/>
                <w:sz w:val="26"/>
                <w:szCs w:val="26"/>
                <w:lang w:eastAsia="ja-JP"/>
              </w:rPr>
              <w:t>id</w:t>
            </w:r>
          </w:p>
          <w:p w14:paraId="680B195F" w14:textId="77777777" w:rsidR="00DE7CC0" w:rsidRPr="009B247F" w:rsidRDefault="00DE7CC0" w:rsidP="005A39FB">
            <w:pPr>
              <w:jc w:val="left"/>
              <w:rPr>
                <w:noProof/>
                <w:sz w:val="26"/>
                <w:szCs w:val="26"/>
                <w:lang w:eastAsia="ja-JP"/>
              </w:rPr>
            </w:pPr>
            <w:r w:rsidRPr="009B247F">
              <w:rPr>
                <w:noProof/>
                <w:sz w:val="26"/>
                <w:szCs w:val="26"/>
                <w:lang w:eastAsia="ja-JP"/>
              </w:rPr>
              <w:t>(increments)</w:t>
            </w:r>
          </w:p>
        </w:tc>
        <w:tc>
          <w:tcPr>
            <w:tcW w:w="2211" w:type="dxa"/>
            <w:shd w:val="clear" w:color="auto" w:fill="auto"/>
            <w:noWrap/>
            <w:vAlign w:val="center"/>
            <w:hideMark/>
            <w:tcPrChange w:id="202" w:author="Trần Nguyễn Minh Thư" w:date="2017-05-09T16:12:00Z">
              <w:tcPr>
                <w:tcW w:w="3328" w:type="dxa"/>
                <w:shd w:val="clear" w:color="auto" w:fill="auto"/>
                <w:noWrap/>
                <w:vAlign w:val="center"/>
                <w:hideMark/>
              </w:tcPr>
            </w:tcPrChange>
          </w:tcPr>
          <w:p w14:paraId="0CD93E50" w14:textId="77777777" w:rsidR="00DE7CC0" w:rsidRPr="009B247F" w:rsidRDefault="00DE7CC0" w:rsidP="005A39FB">
            <w:pPr>
              <w:jc w:val="left"/>
              <w:rPr>
                <w:noProof/>
                <w:sz w:val="26"/>
                <w:szCs w:val="26"/>
                <w:lang w:val="vi-VN" w:eastAsia="ja-JP"/>
              </w:rPr>
            </w:pPr>
            <w:r w:rsidRPr="009B247F">
              <w:rPr>
                <w:noProof/>
                <w:sz w:val="26"/>
                <w:szCs w:val="26"/>
                <w:lang w:val="vi-VN" w:eastAsia="ja-JP"/>
              </w:rPr>
              <w:t>Varchar</w:t>
            </w:r>
          </w:p>
        </w:tc>
        <w:tc>
          <w:tcPr>
            <w:tcW w:w="3607" w:type="dxa"/>
            <w:shd w:val="clear" w:color="auto" w:fill="auto"/>
            <w:noWrap/>
            <w:vAlign w:val="center"/>
            <w:hideMark/>
            <w:tcPrChange w:id="203" w:author="Trần Nguyễn Minh Thư" w:date="2017-05-09T16:12:00Z">
              <w:tcPr>
                <w:tcW w:w="2835" w:type="dxa"/>
                <w:shd w:val="clear" w:color="auto" w:fill="auto"/>
                <w:noWrap/>
                <w:vAlign w:val="center"/>
                <w:hideMark/>
              </w:tcPr>
            </w:tcPrChange>
          </w:tcPr>
          <w:p w14:paraId="05382CA7" w14:textId="77777777" w:rsidR="00DE7CC0" w:rsidRPr="009B247F" w:rsidRDefault="00DE7CC0" w:rsidP="005A39FB">
            <w:pPr>
              <w:jc w:val="left"/>
              <w:rPr>
                <w:noProof/>
                <w:sz w:val="26"/>
                <w:szCs w:val="26"/>
                <w:lang w:eastAsia="ja-JP"/>
              </w:rPr>
            </w:pPr>
            <w:r w:rsidRPr="009B247F">
              <w:rPr>
                <w:noProof/>
                <w:sz w:val="26"/>
                <w:szCs w:val="26"/>
                <w:lang w:eastAsia="ja-JP"/>
              </w:rPr>
              <w:t>Mã số tài khoản</w:t>
            </w:r>
          </w:p>
        </w:tc>
      </w:tr>
      <w:tr w:rsidR="00DE7CC0" w:rsidRPr="009B247F" w14:paraId="41854B1D" w14:textId="77777777" w:rsidTr="00866236">
        <w:trPr>
          <w:trHeight w:val="570"/>
          <w:trPrChange w:id="204" w:author="Trần Nguyễn Minh Thư" w:date="2017-05-09T16:12:00Z">
            <w:trPr>
              <w:trHeight w:val="570"/>
            </w:trPr>
          </w:trPrChange>
        </w:trPr>
        <w:tc>
          <w:tcPr>
            <w:tcW w:w="1978" w:type="dxa"/>
            <w:shd w:val="clear" w:color="auto" w:fill="auto"/>
            <w:noWrap/>
            <w:vAlign w:val="center"/>
            <w:hideMark/>
            <w:tcPrChange w:id="205" w:author="Trần Nguyễn Minh Thư" w:date="2017-05-09T16:12:00Z">
              <w:tcPr>
                <w:tcW w:w="1775" w:type="dxa"/>
                <w:shd w:val="clear" w:color="auto" w:fill="auto"/>
                <w:noWrap/>
                <w:vAlign w:val="center"/>
                <w:hideMark/>
              </w:tcPr>
            </w:tcPrChange>
          </w:tcPr>
          <w:p w14:paraId="75E2A7A8" w14:textId="77777777" w:rsidR="00DE7CC0" w:rsidRPr="009B247F" w:rsidRDefault="00DE7CC0" w:rsidP="005A39FB">
            <w:pPr>
              <w:jc w:val="left"/>
              <w:rPr>
                <w:noProof/>
                <w:sz w:val="26"/>
                <w:szCs w:val="26"/>
                <w:lang w:eastAsia="ja-JP"/>
              </w:rPr>
            </w:pPr>
            <w:r w:rsidRPr="009B247F">
              <w:rPr>
                <w:noProof/>
                <w:sz w:val="26"/>
                <w:szCs w:val="26"/>
                <w:lang w:eastAsia="ja-JP"/>
              </w:rPr>
              <w:t>name</w:t>
            </w:r>
          </w:p>
        </w:tc>
        <w:tc>
          <w:tcPr>
            <w:tcW w:w="2211" w:type="dxa"/>
            <w:shd w:val="clear" w:color="auto" w:fill="auto"/>
            <w:noWrap/>
            <w:vAlign w:val="center"/>
            <w:hideMark/>
            <w:tcPrChange w:id="206" w:author="Trần Nguyễn Minh Thư" w:date="2017-05-09T16:12:00Z">
              <w:tcPr>
                <w:tcW w:w="3328" w:type="dxa"/>
                <w:shd w:val="clear" w:color="auto" w:fill="auto"/>
                <w:noWrap/>
                <w:vAlign w:val="center"/>
                <w:hideMark/>
              </w:tcPr>
            </w:tcPrChange>
          </w:tcPr>
          <w:p w14:paraId="1346C189" w14:textId="77777777" w:rsidR="00DE7CC0" w:rsidRPr="009B247F" w:rsidRDefault="00DE7CC0" w:rsidP="005A39FB">
            <w:pPr>
              <w:jc w:val="left"/>
              <w:rPr>
                <w:noProof/>
                <w:sz w:val="26"/>
                <w:szCs w:val="26"/>
                <w:lang w:val="vi-VN" w:eastAsia="ja-JP"/>
              </w:rPr>
            </w:pPr>
            <w:r w:rsidRPr="009B247F">
              <w:rPr>
                <w:noProof/>
                <w:sz w:val="26"/>
                <w:szCs w:val="26"/>
                <w:lang w:val="vi-VN" w:eastAsia="ja-JP"/>
              </w:rPr>
              <w:t>Varchar</w:t>
            </w:r>
          </w:p>
        </w:tc>
        <w:tc>
          <w:tcPr>
            <w:tcW w:w="3607" w:type="dxa"/>
            <w:shd w:val="clear" w:color="auto" w:fill="auto"/>
            <w:noWrap/>
            <w:vAlign w:val="center"/>
            <w:hideMark/>
            <w:tcPrChange w:id="207" w:author="Trần Nguyễn Minh Thư" w:date="2017-05-09T16:12:00Z">
              <w:tcPr>
                <w:tcW w:w="2835" w:type="dxa"/>
                <w:shd w:val="clear" w:color="auto" w:fill="auto"/>
                <w:noWrap/>
                <w:vAlign w:val="center"/>
                <w:hideMark/>
              </w:tcPr>
            </w:tcPrChange>
          </w:tcPr>
          <w:p w14:paraId="1C7B4EA8" w14:textId="77777777" w:rsidR="00DE7CC0" w:rsidRPr="009B247F" w:rsidRDefault="00DE7CC0" w:rsidP="005A39FB">
            <w:pPr>
              <w:jc w:val="left"/>
              <w:rPr>
                <w:noProof/>
                <w:sz w:val="26"/>
                <w:szCs w:val="26"/>
                <w:lang w:eastAsia="ja-JP"/>
              </w:rPr>
            </w:pPr>
            <w:r w:rsidRPr="009B247F">
              <w:rPr>
                <w:noProof/>
                <w:sz w:val="26"/>
                <w:szCs w:val="26"/>
                <w:lang w:val="vi-VN" w:eastAsia="ja-JP"/>
              </w:rPr>
              <w:t xml:space="preserve">Tên </w:t>
            </w:r>
            <w:r w:rsidRPr="009B247F">
              <w:rPr>
                <w:noProof/>
                <w:sz w:val="26"/>
                <w:szCs w:val="26"/>
                <w:lang w:eastAsia="ja-JP"/>
              </w:rPr>
              <w:t>tài khoản</w:t>
            </w:r>
          </w:p>
        </w:tc>
      </w:tr>
      <w:tr w:rsidR="00DE7CC0" w:rsidRPr="009B247F" w14:paraId="2DECC2A1" w14:textId="77777777" w:rsidTr="00866236">
        <w:trPr>
          <w:trHeight w:val="570"/>
          <w:trPrChange w:id="208" w:author="Trần Nguyễn Minh Thư" w:date="2017-05-09T16:12:00Z">
            <w:trPr>
              <w:trHeight w:val="570"/>
            </w:trPr>
          </w:trPrChange>
        </w:trPr>
        <w:tc>
          <w:tcPr>
            <w:tcW w:w="1978" w:type="dxa"/>
            <w:shd w:val="clear" w:color="auto" w:fill="auto"/>
            <w:noWrap/>
            <w:vAlign w:val="center"/>
            <w:tcPrChange w:id="209" w:author="Trần Nguyễn Minh Thư" w:date="2017-05-09T16:12:00Z">
              <w:tcPr>
                <w:tcW w:w="1775" w:type="dxa"/>
                <w:shd w:val="clear" w:color="auto" w:fill="auto"/>
                <w:noWrap/>
                <w:vAlign w:val="center"/>
              </w:tcPr>
            </w:tcPrChange>
          </w:tcPr>
          <w:p w14:paraId="319F6756" w14:textId="77777777" w:rsidR="00DE7CC0" w:rsidRPr="009B247F" w:rsidRDefault="00DE7CC0" w:rsidP="005A39FB">
            <w:pPr>
              <w:jc w:val="left"/>
              <w:rPr>
                <w:noProof/>
                <w:sz w:val="26"/>
                <w:szCs w:val="26"/>
                <w:lang w:eastAsia="ja-JP"/>
              </w:rPr>
            </w:pPr>
            <w:r w:rsidRPr="009B247F">
              <w:rPr>
                <w:noProof/>
                <w:sz w:val="26"/>
                <w:szCs w:val="26"/>
                <w:lang w:eastAsia="ja-JP"/>
              </w:rPr>
              <w:t>email</w:t>
            </w:r>
          </w:p>
          <w:p w14:paraId="4B4C12E0" w14:textId="77777777" w:rsidR="00DE7CC0" w:rsidRPr="009B247F" w:rsidRDefault="00DE7CC0" w:rsidP="005A39FB">
            <w:pPr>
              <w:jc w:val="left"/>
              <w:rPr>
                <w:noProof/>
                <w:sz w:val="26"/>
                <w:szCs w:val="26"/>
                <w:lang w:eastAsia="ja-JP"/>
              </w:rPr>
            </w:pPr>
          </w:p>
        </w:tc>
        <w:tc>
          <w:tcPr>
            <w:tcW w:w="2211" w:type="dxa"/>
            <w:shd w:val="clear" w:color="auto" w:fill="auto"/>
            <w:noWrap/>
            <w:vAlign w:val="center"/>
            <w:tcPrChange w:id="210" w:author="Trần Nguyễn Minh Thư" w:date="2017-05-09T16:12:00Z">
              <w:tcPr>
                <w:tcW w:w="3328" w:type="dxa"/>
                <w:shd w:val="clear" w:color="auto" w:fill="auto"/>
                <w:noWrap/>
                <w:vAlign w:val="center"/>
              </w:tcPr>
            </w:tcPrChange>
          </w:tcPr>
          <w:p w14:paraId="407D03E6" w14:textId="77777777" w:rsidR="00DE7CC0" w:rsidRPr="009B247F" w:rsidRDefault="00DE7CC0" w:rsidP="005A39FB">
            <w:pPr>
              <w:jc w:val="left"/>
              <w:rPr>
                <w:noProof/>
                <w:sz w:val="26"/>
                <w:szCs w:val="26"/>
                <w:lang w:val="vi-VN" w:eastAsia="ja-JP"/>
              </w:rPr>
            </w:pPr>
            <w:r w:rsidRPr="009B247F">
              <w:rPr>
                <w:noProof/>
                <w:sz w:val="26"/>
                <w:szCs w:val="26"/>
                <w:lang w:val="vi-VN" w:eastAsia="ja-JP"/>
              </w:rPr>
              <w:t>Varchar</w:t>
            </w:r>
          </w:p>
        </w:tc>
        <w:tc>
          <w:tcPr>
            <w:tcW w:w="3607" w:type="dxa"/>
            <w:shd w:val="clear" w:color="auto" w:fill="auto"/>
            <w:noWrap/>
            <w:vAlign w:val="center"/>
            <w:tcPrChange w:id="211" w:author="Trần Nguyễn Minh Thư" w:date="2017-05-09T16:12:00Z">
              <w:tcPr>
                <w:tcW w:w="2835" w:type="dxa"/>
                <w:shd w:val="clear" w:color="auto" w:fill="auto"/>
                <w:noWrap/>
                <w:vAlign w:val="center"/>
              </w:tcPr>
            </w:tcPrChange>
          </w:tcPr>
          <w:p w14:paraId="170B774F" w14:textId="77777777" w:rsidR="00DE7CC0" w:rsidRPr="009B247F" w:rsidRDefault="00DE7CC0" w:rsidP="005A39FB">
            <w:pPr>
              <w:jc w:val="left"/>
              <w:rPr>
                <w:noProof/>
                <w:sz w:val="26"/>
                <w:szCs w:val="26"/>
                <w:lang w:eastAsia="ja-JP"/>
              </w:rPr>
            </w:pPr>
            <w:r w:rsidRPr="009B247F">
              <w:rPr>
                <w:noProof/>
                <w:sz w:val="26"/>
                <w:szCs w:val="26"/>
                <w:lang w:eastAsia="ja-JP"/>
              </w:rPr>
              <w:t>Địa chỉ Email</w:t>
            </w:r>
          </w:p>
        </w:tc>
      </w:tr>
      <w:tr w:rsidR="00DE7CC0" w:rsidRPr="009B247F" w14:paraId="74BCA8C2" w14:textId="77777777" w:rsidTr="00866236">
        <w:trPr>
          <w:trHeight w:val="570"/>
          <w:trPrChange w:id="212" w:author="Trần Nguyễn Minh Thư" w:date="2017-05-09T16:12:00Z">
            <w:trPr>
              <w:trHeight w:val="570"/>
            </w:trPr>
          </w:trPrChange>
        </w:trPr>
        <w:tc>
          <w:tcPr>
            <w:tcW w:w="1978" w:type="dxa"/>
            <w:shd w:val="clear" w:color="auto" w:fill="auto"/>
            <w:noWrap/>
            <w:vAlign w:val="center"/>
            <w:tcPrChange w:id="213" w:author="Trần Nguyễn Minh Thư" w:date="2017-05-09T16:12:00Z">
              <w:tcPr>
                <w:tcW w:w="1775" w:type="dxa"/>
                <w:shd w:val="clear" w:color="auto" w:fill="auto"/>
                <w:noWrap/>
                <w:vAlign w:val="center"/>
              </w:tcPr>
            </w:tcPrChange>
          </w:tcPr>
          <w:p w14:paraId="6EF3656A" w14:textId="77777777" w:rsidR="00DE7CC0" w:rsidRPr="009B247F" w:rsidRDefault="00DE7CC0" w:rsidP="005A39FB">
            <w:pPr>
              <w:jc w:val="left"/>
              <w:rPr>
                <w:noProof/>
                <w:sz w:val="26"/>
                <w:szCs w:val="26"/>
                <w:lang w:eastAsia="ja-JP"/>
              </w:rPr>
            </w:pPr>
            <w:r w:rsidRPr="009B247F">
              <w:rPr>
                <w:noProof/>
                <w:sz w:val="26"/>
                <w:szCs w:val="26"/>
                <w:lang w:eastAsia="ja-JP"/>
              </w:rPr>
              <w:t>level</w:t>
            </w:r>
          </w:p>
        </w:tc>
        <w:tc>
          <w:tcPr>
            <w:tcW w:w="2211" w:type="dxa"/>
            <w:shd w:val="clear" w:color="auto" w:fill="auto"/>
            <w:noWrap/>
            <w:vAlign w:val="center"/>
            <w:tcPrChange w:id="214" w:author="Trần Nguyễn Minh Thư" w:date="2017-05-09T16:12:00Z">
              <w:tcPr>
                <w:tcW w:w="3328" w:type="dxa"/>
                <w:shd w:val="clear" w:color="auto" w:fill="auto"/>
                <w:noWrap/>
                <w:vAlign w:val="center"/>
              </w:tcPr>
            </w:tcPrChange>
          </w:tcPr>
          <w:p w14:paraId="0A8685ED" w14:textId="77777777" w:rsidR="00DE7CC0" w:rsidRPr="009B247F" w:rsidRDefault="00DE7CC0" w:rsidP="005A39FB">
            <w:pPr>
              <w:jc w:val="left"/>
              <w:rPr>
                <w:noProof/>
                <w:sz w:val="26"/>
                <w:szCs w:val="26"/>
                <w:lang w:eastAsia="ja-JP"/>
              </w:rPr>
            </w:pPr>
            <w:r w:rsidRPr="009B247F">
              <w:rPr>
                <w:noProof/>
                <w:sz w:val="26"/>
                <w:szCs w:val="26"/>
                <w:lang w:eastAsia="ja-JP"/>
              </w:rPr>
              <w:t>Int</w:t>
            </w:r>
          </w:p>
        </w:tc>
        <w:tc>
          <w:tcPr>
            <w:tcW w:w="3607" w:type="dxa"/>
            <w:shd w:val="clear" w:color="auto" w:fill="auto"/>
            <w:noWrap/>
            <w:vAlign w:val="center"/>
            <w:tcPrChange w:id="215" w:author="Trần Nguyễn Minh Thư" w:date="2017-05-09T16:12:00Z">
              <w:tcPr>
                <w:tcW w:w="2835" w:type="dxa"/>
                <w:shd w:val="clear" w:color="auto" w:fill="auto"/>
                <w:noWrap/>
                <w:vAlign w:val="center"/>
              </w:tcPr>
            </w:tcPrChange>
          </w:tcPr>
          <w:p w14:paraId="65CC96A8" w14:textId="77777777" w:rsidR="00DE7CC0" w:rsidRPr="009B247F" w:rsidRDefault="00DE7CC0" w:rsidP="005A39FB">
            <w:pPr>
              <w:jc w:val="left"/>
              <w:rPr>
                <w:noProof/>
                <w:sz w:val="26"/>
                <w:szCs w:val="26"/>
                <w:lang w:eastAsia="ja-JP"/>
              </w:rPr>
            </w:pPr>
            <w:r w:rsidRPr="009B247F">
              <w:rPr>
                <w:noProof/>
                <w:sz w:val="26"/>
                <w:szCs w:val="26"/>
                <w:lang w:eastAsia="ja-JP"/>
              </w:rPr>
              <w:t>Cấp độ tài khoản</w:t>
            </w:r>
          </w:p>
        </w:tc>
      </w:tr>
      <w:tr w:rsidR="00DE7CC0" w:rsidRPr="009B247F" w14:paraId="104BE566" w14:textId="77777777" w:rsidTr="00866236">
        <w:trPr>
          <w:trHeight w:val="570"/>
          <w:trPrChange w:id="216" w:author="Trần Nguyễn Minh Thư" w:date="2017-05-09T16:12:00Z">
            <w:trPr>
              <w:trHeight w:val="570"/>
            </w:trPr>
          </w:trPrChange>
        </w:trPr>
        <w:tc>
          <w:tcPr>
            <w:tcW w:w="1978" w:type="dxa"/>
            <w:shd w:val="clear" w:color="auto" w:fill="auto"/>
            <w:noWrap/>
            <w:vAlign w:val="center"/>
            <w:tcPrChange w:id="217" w:author="Trần Nguyễn Minh Thư" w:date="2017-05-09T16:12:00Z">
              <w:tcPr>
                <w:tcW w:w="1775" w:type="dxa"/>
                <w:shd w:val="clear" w:color="auto" w:fill="auto"/>
                <w:noWrap/>
                <w:vAlign w:val="center"/>
              </w:tcPr>
            </w:tcPrChange>
          </w:tcPr>
          <w:p w14:paraId="04A312BE" w14:textId="77777777" w:rsidR="00DE7CC0" w:rsidRPr="009B247F" w:rsidRDefault="00DE7CC0" w:rsidP="005A39FB">
            <w:pPr>
              <w:jc w:val="left"/>
              <w:rPr>
                <w:noProof/>
                <w:sz w:val="26"/>
                <w:szCs w:val="26"/>
                <w:lang w:eastAsia="ja-JP"/>
              </w:rPr>
            </w:pPr>
            <w:r w:rsidRPr="009B247F">
              <w:rPr>
                <w:noProof/>
                <w:sz w:val="26"/>
                <w:szCs w:val="26"/>
                <w:lang w:eastAsia="ja-JP"/>
              </w:rPr>
              <w:t>status</w:t>
            </w:r>
          </w:p>
        </w:tc>
        <w:tc>
          <w:tcPr>
            <w:tcW w:w="2211" w:type="dxa"/>
            <w:shd w:val="clear" w:color="auto" w:fill="auto"/>
            <w:noWrap/>
            <w:vAlign w:val="center"/>
            <w:tcPrChange w:id="218" w:author="Trần Nguyễn Minh Thư" w:date="2017-05-09T16:12:00Z">
              <w:tcPr>
                <w:tcW w:w="3328" w:type="dxa"/>
                <w:shd w:val="clear" w:color="auto" w:fill="auto"/>
                <w:noWrap/>
                <w:vAlign w:val="center"/>
              </w:tcPr>
            </w:tcPrChange>
          </w:tcPr>
          <w:p w14:paraId="7F12A4AA" w14:textId="77777777" w:rsidR="00DE7CC0" w:rsidRPr="009B247F" w:rsidRDefault="00DE7CC0" w:rsidP="005A39FB">
            <w:pPr>
              <w:jc w:val="left"/>
              <w:rPr>
                <w:noProof/>
                <w:sz w:val="26"/>
                <w:szCs w:val="26"/>
                <w:lang w:eastAsia="ja-JP"/>
              </w:rPr>
            </w:pPr>
            <w:r w:rsidRPr="009B247F">
              <w:rPr>
                <w:noProof/>
                <w:sz w:val="26"/>
                <w:szCs w:val="26"/>
                <w:lang w:eastAsia="ja-JP"/>
              </w:rPr>
              <w:t xml:space="preserve">Int </w:t>
            </w:r>
          </w:p>
        </w:tc>
        <w:tc>
          <w:tcPr>
            <w:tcW w:w="3607" w:type="dxa"/>
            <w:shd w:val="clear" w:color="auto" w:fill="auto"/>
            <w:noWrap/>
            <w:vAlign w:val="center"/>
            <w:tcPrChange w:id="219" w:author="Trần Nguyễn Minh Thư" w:date="2017-05-09T16:12:00Z">
              <w:tcPr>
                <w:tcW w:w="2835" w:type="dxa"/>
                <w:shd w:val="clear" w:color="auto" w:fill="auto"/>
                <w:noWrap/>
                <w:vAlign w:val="center"/>
              </w:tcPr>
            </w:tcPrChange>
          </w:tcPr>
          <w:p w14:paraId="0943FCF4" w14:textId="77777777" w:rsidR="00DE7CC0" w:rsidRPr="009B247F" w:rsidRDefault="00DE7CC0" w:rsidP="005A39FB">
            <w:pPr>
              <w:jc w:val="left"/>
              <w:rPr>
                <w:noProof/>
                <w:sz w:val="26"/>
                <w:szCs w:val="26"/>
                <w:lang w:eastAsia="ja-JP"/>
              </w:rPr>
            </w:pPr>
            <w:r w:rsidRPr="009B247F">
              <w:rPr>
                <w:noProof/>
                <w:sz w:val="26"/>
                <w:szCs w:val="26"/>
                <w:lang w:eastAsia="ja-JP"/>
              </w:rPr>
              <w:t>Trạng thái tài khoản</w:t>
            </w:r>
          </w:p>
        </w:tc>
      </w:tr>
      <w:tr w:rsidR="00DE7CC0" w:rsidRPr="009B247F" w14:paraId="2C2435FC" w14:textId="77777777" w:rsidTr="00866236">
        <w:trPr>
          <w:trHeight w:val="570"/>
          <w:trPrChange w:id="220" w:author="Trần Nguyễn Minh Thư" w:date="2017-05-09T16:12:00Z">
            <w:trPr>
              <w:trHeight w:val="570"/>
            </w:trPr>
          </w:trPrChange>
        </w:trPr>
        <w:tc>
          <w:tcPr>
            <w:tcW w:w="1978" w:type="dxa"/>
            <w:shd w:val="clear" w:color="auto" w:fill="auto"/>
            <w:noWrap/>
            <w:vAlign w:val="center"/>
            <w:tcPrChange w:id="221" w:author="Trần Nguyễn Minh Thư" w:date="2017-05-09T16:12:00Z">
              <w:tcPr>
                <w:tcW w:w="1775" w:type="dxa"/>
                <w:shd w:val="clear" w:color="auto" w:fill="auto"/>
                <w:noWrap/>
                <w:vAlign w:val="center"/>
              </w:tcPr>
            </w:tcPrChange>
          </w:tcPr>
          <w:p w14:paraId="4AAC3BD7" w14:textId="77777777" w:rsidR="00DE7CC0" w:rsidRPr="009B247F" w:rsidRDefault="00DE7CC0" w:rsidP="005A39FB">
            <w:pPr>
              <w:jc w:val="left"/>
              <w:rPr>
                <w:noProof/>
                <w:sz w:val="26"/>
                <w:szCs w:val="26"/>
                <w:lang w:eastAsia="ja-JP"/>
              </w:rPr>
            </w:pPr>
            <w:r w:rsidRPr="009B247F">
              <w:rPr>
                <w:noProof/>
                <w:sz w:val="26"/>
                <w:szCs w:val="26"/>
                <w:lang w:eastAsia="ja-JP"/>
              </w:rPr>
              <w:t>receive_email</w:t>
            </w:r>
          </w:p>
        </w:tc>
        <w:tc>
          <w:tcPr>
            <w:tcW w:w="2211" w:type="dxa"/>
            <w:shd w:val="clear" w:color="auto" w:fill="auto"/>
            <w:noWrap/>
            <w:vAlign w:val="center"/>
            <w:tcPrChange w:id="222" w:author="Trần Nguyễn Minh Thư" w:date="2017-05-09T16:12:00Z">
              <w:tcPr>
                <w:tcW w:w="3328" w:type="dxa"/>
                <w:shd w:val="clear" w:color="auto" w:fill="auto"/>
                <w:noWrap/>
                <w:vAlign w:val="center"/>
              </w:tcPr>
            </w:tcPrChange>
          </w:tcPr>
          <w:p w14:paraId="4C809360" w14:textId="77777777" w:rsidR="00DE7CC0" w:rsidRPr="009B247F" w:rsidRDefault="00DE7CC0" w:rsidP="005A39FB">
            <w:pPr>
              <w:jc w:val="left"/>
              <w:rPr>
                <w:noProof/>
                <w:sz w:val="26"/>
                <w:szCs w:val="26"/>
                <w:lang w:eastAsia="ja-JP"/>
              </w:rPr>
            </w:pPr>
            <w:r w:rsidRPr="009B247F">
              <w:rPr>
                <w:noProof/>
                <w:sz w:val="26"/>
                <w:szCs w:val="26"/>
                <w:lang w:eastAsia="ja-JP"/>
              </w:rPr>
              <w:t xml:space="preserve">Int </w:t>
            </w:r>
          </w:p>
        </w:tc>
        <w:tc>
          <w:tcPr>
            <w:tcW w:w="3607" w:type="dxa"/>
            <w:shd w:val="clear" w:color="auto" w:fill="auto"/>
            <w:noWrap/>
            <w:vAlign w:val="center"/>
            <w:tcPrChange w:id="223" w:author="Trần Nguyễn Minh Thư" w:date="2017-05-09T16:12:00Z">
              <w:tcPr>
                <w:tcW w:w="2835" w:type="dxa"/>
                <w:shd w:val="clear" w:color="auto" w:fill="auto"/>
                <w:noWrap/>
                <w:vAlign w:val="center"/>
              </w:tcPr>
            </w:tcPrChange>
          </w:tcPr>
          <w:p w14:paraId="7BA2B5C5" w14:textId="77777777" w:rsidR="00DE7CC0" w:rsidRPr="009B247F" w:rsidRDefault="00DE7CC0" w:rsidP="005A39FB">
            <w:pPr>
              <w:jc w:val="left"/>
              <w:rPr>
                <w:noProof/>
                <w:sz w:val="26"/>
                <w:szCs w:val="26"/>
                <w:lang w:eastAsia="ja-JP"/>
              </w:rPr>
            </w:pPr>
            <w:r w:rsidRPr="009B247F">
              <w:rPr>
                <w:noProof/>
                <w:sz w:val="26"/>
                <w:szCs w:val="26"/>
                <w:lang w:eastAsia="ja-JP"/>
              </w:rPr>
              <w:t xml:space="preserve">Cho phép nhận email từ hệ thống </w:t>
            </w:r>
          </w:p>
        </w:tc>
      </w:tr>
      <w:tr w:rsidR="00DE7CC0" w:rsidRPr="009B247F" w14:paraId="2C1B3627" w14:textId="77777777" w:rsidTr="00866236">
        <w:trPr>
          <w:trHeight w:val="570"/>
          <w:trPrChange w:id="224" w:author="Trần Nguyễn Minh Thư" w:date="2017-05-09T16:12:00Z">
            <w:trPr>
              <w:trHeight w:val="570"/>
            </w:trPr>
          </w:trPrChange>
        </w:trPr>
        <w:tc>
          <w:tcPr>
            <w:tcW w:w="1978" w:type="dxa"/>
            <w:shd w:val="clear" w:color="auto" w:fill="auto"/>
            <w:noWrap/>
            <w:vAlign w:val="center"/>
            <w:tcPrChange w:id="225" w:author="Trần Nguyễn Minh Thư" w:date="2017-05-09T16:12:00Z">
              <w:tcPr>
                <w:tcW w:w="1775" w:type="dxa"/>
                <w:shd w:val="clear" w:color="auto" w:fill="auto"/>
                <w:noWrap/>
                <w:vAlign w:val="center"/>
              </w:tcPr>
            </w:tcPrChange>
          </w:tcPr>
          <w:p w14:paraId="0437E249" w14:textId="77777777" w:rsidR="00DE7CC0" w:rsidRPr="009B247F" w:rsidRDefault="00DE7CC0" w:rsidP="005A39FB">
            <w:pPr>
              <w:jc w:val="left"/>
              <w:rPr>
                <w:noProof/>
                <w:sz w:val="26"/>
                <w:szCs w:val="26"/>
                <w:lang w:eastAsia="ja-JP"/>
              </w:rPr>
            </w:pPr>
            <w:r w:rsidRPr="009B247F">
              <w:rPr>
                <w:noProof/>
                <w:sz w:val="26"/>
                <w:szCs w:val="26"/>
                <w:lang w:eastAsia="ja-JP"/>
              </w:rPr>
              <w:t>remember_token</w:t>
            </w:r>
          </w:p>
        </w:tc>
        <w:tc>
          <w:tcPr>
            <w:tcW w:w="2211" w:type="dxa"/>
            <w:shd w:val="clear" w:color="auto" w:fill="auto"/>
            <w:noWrap/>
            <w:vAlign w:val="center"/>
            <w:tcPrChange w:id="226" w:author="Trần Nguyễn Minh Thư" w:date="2017-05-09T16:12:00Z">
              <w:tcPr>
                <w:tcW w:w="3328" w:type="dxa"/>
                <w:shd w:val="clear" w:color="auto" w:fill="auto"/>
                <w:noWrap/>
                <w:vAlign w:val="center"/>
              </w:tcPr>
            </w:tcPrChange>
          </w:tcPr>
          <w:p w14:paraId="6EF0C6E9" w14:textId="77777777" w:rsidR="00DE7CC0" w:rsidRPr="009B247F" w:rsidRDefault="00DE7CC0" w:rsidP="005A39FB">
            <w:pPr>
              <w:jc w:val="left"/>
              <w:rPr>
                <w:noProof/>
                <w:sz w:val="26"/>
                <w:szCs w:val="26"/>
                <w:lang w:eastAsia="ja-JP"/>
              </w:rPr>
            </w:pPr>
            <w:r w:rsidRPr="009B247F">
              <w:rPr>
                <w:noProof/>
                <w:sz w:val="26"/>
                <w:szCs w:val="26"/>
                <w:lang w:val="vi-VN" w:eastAsia="ja-JP"/>
              </w:rPr>
              <w:t>Varchar</w:t>
            </w:r>
          </w:p>
        </w:tc>
        <w:tc>
          <w:tcPr>
            <w:tcW w:w="3607" w:type="dxa"/>
            <w:shd w:val="clear" w:color="auto" w:fill="auto"/>
            <w:noWrap/>
            <w:vAlign w:val="center"/>
            <w:tcPrChange w:id="227" w:author="Trần Nguyễn Minh Thư" w:date="2017-05-09T16:12:00Z">
              <w:tcPr>
                <w:tcW w:w="2835" w:type="dxa"/>
                <w:shd w:val="clear" w:color="auto" w:fill="auto"/>
                <w:noWrap/>
                <w:vAlign w:val="center"/>
              </w:tcPr>
            </w:tcPrChange>
          </w:tcPr>
          <w:p w14:paraId="260BC1EC" w14:textId="77777777" w:rsidR="00DE7CC0" w:rsidRPr="009B247F" w:rsidRDefault="00DE7CC0" w:rsidP="005A39FB">
            <w:pPr>
              <w:jc w:val="left"/>
              <w:rPr>
                <w:noProof/>
                <w:sz w:val="26"/>
                <w:szCs w:val="26"/>
                <w:lang w:eastAsia="ja-JP"/>
              </w:rPr>
            </w:pPr>
            <w:r w:rsidRPr="009B247F">
              <w:rPr>
                <w:noProof/>
                <w:sz w:val="26"/>
                <w:szCs w:val="26"/>
                <w:lang w:eastAsia="ja-JP"/>
              </w:rPr>
              <w:t xml:space="preserve">Chứa token để lấy lại mật khẩu </w:t>
            </w:r>
          </w:p>
        </w:tc>
      </w:tr>
      <w:tr w:rsidR="00DE7CC0" w:rsidRPr="009B247F" w14:paraId="4275EFE6" w14:textId="77777777" w:rsidTr="00866236">
        <w:trPr>
          <w:trHeight w:val="570"/>
          <w:trPrChange w:id="228" w:author="Trần Nguyễn Minh Thư" w:date="2017-05-09T16:12:00Z">
            <w:trPr>
              <w:trHeight w:val="570"/>
            </w:trPr>
          </w:trPrChange>
        </w:trPr>
        <w:tc>
          <w:tcPr>
            <w:tcW w:w="1978" w:type="dxa"/>
            <w:shd w:val="clear" w:color="auto" w:fill="auto"/>
            <w:noWrap/>
            <w:vAlign w:val="center"/>
            <w:tcPrChange w:id="229" w:author="Trần Nguyễn Minh Thư" w:date="2017-05-09T16:12:00Z">
              <w:tcPr>
                <w:tcW w:w="1775" w:type="dxa"/>
                <w:shd w:val="clear" w:color="auto" w:fill="auto"/>
                <w:noWrap/>
                <w:vAlign w:val="center"/>
              </w:tcPr>
            </w:tcPrChange>
          </w:tcPr>
          <w:p w14:paraId="2AF95195" w14:textId="77777777" w:rsidR="00DE7CC0" w:rsidRPr="009B247F" w:rsidRDefault="00DE7CC0" w:rsidP="005A39FB">
            <w:pPr>
              <w:jc w:val="left"/>
              <w:rPr>
                <w:noProof/>
                <w:sz w:val="26"/>
                <w:szCs w:val="26"/>
                <w:lang w:eastAsia="ja-JP"/>
              </w:rPr>
            </w:pPr>
            <w:r w:rsidRPr="009B247F">
              <w:rPr>
                <w:noProof/>
                <w:sz w:val="26"/>
                <w:szCs w:val="26"/>
                <w:lang w:eastAsia="ja-JP"/>
              </w:rPr>
              <w:t>created_at</w:t>
            </w:r>
          </w:p>
        </w:tc>
        <w:tc>
          <w:tcPr>
            <w:tcW w:w="2211" w:type="dxa"/>
            <w:shd w:val="clear" w:color="auto" w:fill="auto"/>
            <w:noWrap/>
            <w:vAlign w:val="center"/>
            <w:tcPrChange w:id="230" w:author="Trần Nguyễn Minh Thư" w:date="2017-05-09T16:12:00Z">
              <w:tcPr>
                <w:tcW w:w="3328" w:type="dxa"/>
                <w:shd w:val="clear" w:color="auto" w:fill="auto"/>
                <w:noWrap/>
                <w:vAlign w:val="center"/>
              </w:tcPr>
            </w:tcPrChange>
          </w:tcPr>
          <w:p w14:paraId="39BB8BAF" w14:textId="77777777" w:rsidR="00DE7CC0" w:rsidRPr="009B247F" w:rsidRDefault="005A39FB" w:rsidP="005A39FB">
            <w:pPr>
              <w:jc w:val="left"/>
              <w:rPr>
                <w:noProof/>
                <w:sz w:val="26"/>
                <w:szCs w:val="26"/>
                <w:lang w:eastAsia="ja-JP"/>
              </w:rPr>
            </w:pPr>
            <w:r w:rsidRPr="009B247F">
              <w:rPr>
                <w:noProof/>
                <w:sz w:val="26"/>
                <w:szCs w:val="26"/>
                <w:lang w:eastAsia="ja-JP"/>
              </w:rPr>
              <w:t>T</w:t>
            </w:r>
            <w:r w:rsidR="00DE7CC0" w:rsidRPr="009B247F">
              <w:rPr>
                <w:noProof/>
                <w:sz w:val="26"/>
                <w:szCs w:val="26"/>
                <w:lang w:eastAsia="ja-JP"/>
              </w:rPr>
              <w:t>imestamp</w:t>
            </w:r>
          </w:p>
        </w:tc>
        <w:tc>
          <w:tcPr>
            <w:tcW w:w="3607" w:type="dxa"/>
            <w:shd w:val="clear" w:color="auto" w:fill="auto"/>
            <w:noWrap/>
            <w:vAlign w:val="center"/>
            <w:tcPrChange w:id="231" w:author="Trần Nguyễn Minh Thư" w:date="2017-05-09T16:12:00Z">
              <w:tcPr>
                <w:tcW w:w="2835" w:type="dxa"/>
                <w:shd w:val="clear" w:color="auto" w:fill="auto"/>
                <w:noWrap/>
                <w:vAlign w:val="center"/>
              </w:tcPr>
            </w:tcPrChange>
          </w:tcPr>
          <w:p w14:paraId="6AEA8825" w14:textId="77777777" w:rsidR="00DE7CC0" w:rsidRPr="009B247F" w:rsidRDefault="00DE7CC0" w:rsidP="005A39FB">
            <w:pPr>
              <w:jc w:val="left"/>
              <w:rPr>
                <w:noProof/>
                <w:sz w:val="26"/>
                <w:szCs w:val="26"/>
                <w:lang w:eastAsia="ja-JP"/>
              </w:rPr>
            </w:pPr>
            <w:r w:rsidRPr="009B247F">
              <w:rPr>
                <w:noProof/>
                <w:sz w:val="26"/>
                <w:szCs w:val="26"/>
                <w:lang w:eastAsia="ja-JP"/>
              </w:rPr>
              <w:t>Thời gian tạo tài khoản</w:t>
            </w:r>
          </w:p>
        </w:tc>
      </w:tr>
      <w:tr w:rsidR="00DE7CC0" w:rsidRPr="009B247F" w14:paraId="4EA9DB28" w14:textId="77777777" w:rsidTr="00866236">
        <w:trPr>
          <w:trHeight w:val="570"/>
          <w:trPrChange w:id="232" w:author="Trần Nguyễn Minh Thư" w:date="2017-05-09T16:12:00Z">
            <w:trPr>
              <w:trHeight w:val="570"/>
            </w:trPr>
          </w:trPrChange>
        </w:trPr>
        <w:tc>
          <w:tcPr>
            <w:tcW w:w="1978" w:type="dxa"/>
            <w:shd w:val="clear" w:color="auto" w:fill="auto"/>
            <w:noWrap/>
            <w:vAlign w:val="center"/>
            <w:tcPrChange w:id="233" w:author="Trần Nguyễn Minh Thư" w:date="2017-05-09T16:12:00Z">
              <w:tcPr>
                <w:tcW w:w="1775" w:type="dxa"/>
                <w:shd w:val="clear" w:color="auto" w:fill="auto"/>
                <w:noWrap/>
                <w:vAlign w:val="center"/>
              </w:tcPr>
            </w:tcPrChange>
          </w:tcPr>
          <w:p w14:paraId="41811928" w14:textId="77777777" w:rsidR="00DE7CC0" w:rsidRPr="009B247F" w:rsidRDefault="00DE7CC0" w:rsidP="005A39FB">
            <w:pPr>
              <w:jc w:val="left"/>
              <w:rPr>
                <w:noProof/>
                <w:sz w:val="26"/>
                <w:szCs w:val="26"/>
                <w:lang w:eastAsia="ja-JP"/>
              </w:rPr>
            </w:pPr>
            <w:r w:rsidRPr="009B247F">
              <w:rPr>
                <w:noProof/>
                <w:sz w:val="26"/>
                <w:szCs w:val="26"/>
                <w:lang w:eastAsia="ja-JP"/>
              </w:rPr>
              <w:t xml:space="preserve">updated_at </w:t>
            </w:r>
          </w:p>
        </w:tc>
        <w:tc>
          <w:tcPr>
            <w:tcW w:w="2211" w:type="dxa"/>
            <w:shd w:val="clear" w:color="auto" w:fill="auto"/>
            <w:noWrap/>
            <w:vAlign w:val="center"/>
            <w:tcPrChange w:id="234" w:author="Trần Nguyễn Minh Thư" w:date="2017-05-09T16:12:00Z">
              <w:tcPr>
                <w:tcW w:w="3328" w:type="dxa"/>
                <w:shd w:val="clear" w:color="auto" w:fill="auto"/>
                <w:noWrap/>
                <w:vAlign w:val="center"/>
              </w:tcPr>
            </w:tcPrChange>
          </w:tcPr>
          <w:p w14:paraId="10AEDBC4" w14:textId="77777777" w:rsidR="00DE7CC0" w:rsidRPr="009B247F" w:rsidRDefault="00DE7CC0" w:rsidP="005A39FB">
            <w:pPr>
              <w:jc w:val="left"/>
              <w:rPr>
                <w:noProof/>
                <w:sz w:val="26"/>
                <w:szCs w:val="26"/>
                <w:lang w:eastAsia="ja-JP"/>
              </w:rPr>
            </w:pPr>
            <w:r w:rsidRPr="009B247F">
              <w:rPr>
                <w:noProof/>
                <w:sz w:val="26"/>
                <w:szCs w:val="26"/>
                <w:lang w:eastAsia="ja-JP"/>
              </w:rPr>
              <w:t>Timestamp</w:t>
            </w:r>
          </w:p>
        </w:tc>
        <w:tc>
          <w:tcPr>
            <w:tcW w:w="3607" w:type="dxa"/>
            <w:shd w:val="clear" w:color="auto" w:fill="auto"/>
            <w:noWrap/>
            <w:vAlign w:val="center"/>
            <w:tcPrChange w:id="235" w:author="Trần Nguyễn Minh Thư" w:date="2017-05-09T16:12:00Z">
              <w:tcPr>
                <w:tcW w:w="2835" w:type="dxa"/>
                <w:shd w:val="clear" w:color="auto" w:fill="auto"/>
                <w:noWrap/>
                <w:vAlign w:val="center"/>
              </w:tcPr>
            </w:tcPrChange>
          </w:tcPr>
          <w:p w14:paraId="1F31A594" w14:textId="77777777" w:rsidR="00DE7CC0" w:rsidRPr="009B247F" w:rsidRDefault="00DE7CC0" w:rsidP="005A39FB">
            <w:pPr>
              <w:jc w:val="left"/>
              <w:rPr>
                <w:noProof/>
                <w:sz w:val="26"/>
                <w:szCs w:val="26"/>
                <w:lang w:eastAsia="ja-JP"/>
              </w:rPr>
            </w:pPr>
            <w:r w:rsidRPr="009B247F">
              <w:rPr>
                <w:noProof/>
                <w:sz w:val="26"/>
                <w:szCs w:val="26"/>
                <w:lang w:eastAsia="ja-JP"/>
              </w:rPr>
              <w:t>Thời gian cập nhật</w:t>
            </w:r>
          </w:p>
        </w:tc>
      </w:tr>
    </w:tbl>
    <w:p w14:paraId="654976CE" w14:textId="77777777" w:rsidR="00DE7CC0" w:rsidRPr="009B247F" w:rsidRDefault="00DE7CC0" w:rsidP="00DE7CC0">
      <w:pPr>
        <w:pStyle w:val="ListParagraph"/>
        <w:ind w:left="1440"/>
        <w:rPr>
          <w:rFonts w:ascii="Times New Roman" w:hAnsi="Times New Roman" w:cs="Times New Roman"/>
          <w:b/>
          <w:sz w:val="26"/>
          <w:szCs w:val="26"/>
        </w:rPr>
      </w:pPr>
    </w:p>
    <w:p w14:paraId="4E5F9E8B" w14:textId="3A62B58E" w:rsidR="00DE7CC0" w:rsidRPr="009B247F" w:rsidRDefault="00DE7CC0" w:rsidP="00D740EC">
      <w:pPr>
        <w:pStyle w:val="ListParagraph"/>
        <w:numPr>
          <w:ilvl w:val="0"/>
          <w:numId w:val="16"/>
        </w:numPr>
        <w:tabs>
          <w:tab w:val="left" w:pos="1134"/>
        </w:tabs>
        <w:spacing w:line="276" w:lineRule="auto"/>
        <w:ind w:hanging="11"/>
        <w:rPr>
          <w:rFonts w:ascii="Times New Roman" w:hAnsi="Times New Roman" w:cs="Times New Roman"/>
          <w:b/>
          <w:sz w:val="26"/>
          <w:szCs w:val="26"/>
          <w:lang w:val="es-ES"/>
        </w:rPr>
      </w:pPr>
      <w:r w:rsidRPr="009B247F">
        <w:rPr>
          <w:rFonts w:ascii="Times New Roman" w:hAnsi="Times New Roman" w:cs="Times New Roman"/>
          <w:b/>
          <w:sz w:val="26"/>
          <w:szCs w:val="26"/>
          <w:lang w:val="es-ES"/>
        </w:rPr>
        <w:t xml:space="preserve">Thực thể </w:t>
      </w:r>
      <w:r w:rsidR="008B6AA4" w:rsidRPr="009B247F">
        <w:rPr>
          <w:rFonts w:ascii="Times New Roman" w:hAnsi="Times New Roman" w:cs="Times New Roman"/>
          <w:b/>
          <w:sz w:val="26"/>
          <w:szCs w:val="26"/>
          <w:lang w:val="es-ES"/>
        </w:rPr>
        <w:t>images</w:t>
      </w:r>
    </w:p>
    <w:p w14:paraId="45520EF1" w14:textId="77777777" w:rsidR="00DE7CC0" w:rsidRPr="009B247F" w:rsidRDefault="00DE7CC0" w:rsidP="00DE7CC0">
      <w:pPr>
        <w:pStyle w:val="ListParagraph"/>
        <w:rPr>
          <w:rFonts w:ascii="Times New Roman" w:hAnsi="Times New Roman" w:cs="Times New Roman"/>
          <w:sz w:val="26"/>
          <w:szCs w:val="26"/>
          <w:lang w:val="es-ES"/>
        </w:rPr>
      </w:pPr>
      <w:r w:rsidRPr="009B247F">
        <w:rPr>
          <w:rFonts w:ascii="Times New Roman" w:hAnsi="Times New Roman" w:cs="Times New Roman"/>
          <w:sz w:val="26"/>
          <w:szCs w:val="26"/>
          <w:lang w:val="es-ES"/>
        </w:rPr>
        <w:t>Thể hiện thông tin đường dẫn về hình ảnh của từng tài khoản.</w:t>
      </w:r>
    </w:p>
    <w:p w14:paraId="78140239" w14:textId="41221471" w:rsidR="00DE7CC0" w:rsidRPr="009B247F" w:rsidRDefault="008B6AA4" w:rsidP="008B6AA4">
      <w:pPr>
        <w:pStyle w:val="Caption"/>
        <w:rPr>
          <w:rFonts w:ascii="Times New Roman" w:hAnsi="Times New Roman" w:cs="Times New Roman"/>
          <w:sz w:val="26"/>
          <w:szCs w:val="26"/>
          <w:lang w:val="es-ES"/>
        </w:rPr>
      </w:pPr>
      <w:r w:rsidRPr="009B247F">
        <w:rPr>
          <w:rFonts w:ascii="Times New Roman" w:hAnsi="Times New Roman" w:cs="Times New Roman"/>
          <w:sz w:val="26"/>
          <w:szCs w:val="26"/>
          <w:lang w:val="es-ES"/>
        </w:rPr>
        <w:t xml:space="preserve">       </w:t>
      </w:r>
      <w:bookmarkStart w:id="236" w:name="_Toc482441645"/>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2</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xml:space="preserve">: </w:t>
      </w:r>
      <w:r w:rsidR="00DE7CC0" w:rsidRPr="009B247F">
        <w:rPr>
          <w:rFonts w:ascii="Times New Roman" w:hAnsi="Times New Roman" w:cs="Times New Roman"/>
          <w:sz w:val="26"/>
          <w:szCs w:val="26"/>
          <w:lang w:val="es-ES"/>
        </w:rPr>
        <w:t>Các thuộc tính</w:t>
      </w:r>
      <w:r w:rsidRPr="009B247F">
        <w:rPr>
          <w:rFonts w:ascii="Times New Roman" w:hAnsi="Times New Roman" w:cs="Times New Roman"/>
          <w:sz w:val="26"/>
          <w:szCs w:val="26"/>
          <w:lang w:val="es-ES"/>
        </w:rPr>
        <w:t xml:space="preserve"> của thực tể </w:t>
      </w:r>
      <w:r w:rsidR="000B6B6E">
        <w:rPr>
          <w:rFonts w:ascii="Times New Roman" w:hAnsi="Times New Roman" w:cs="Times New Roman"/>
          <w:sz w:val="26"/>
          <w:szCs w:val="26"/>
          <w:lang w:val="es-ES"/>
        </w:rPr>
        <w:t>i</w:t>
      </w:r>
      <w:r w:rsidRPr="009B247F">
        <w:rPr>
          <w:rFonts w:ascii="Times New Roman" w:hAnsi="Times New Roman" w:cs="Times New Roman"/>
          <w:sz w:val="26"/>
          <w:szCs w:val="26"/>
          <w:lang w:val="es-ES"/>
        </w:rPr>
        <w:t>mages</w:t>
      </w:r>
      <w:bookmarkEnd w:id="236"/>
      <w:r w:rsidR="00DE7CC0" w:rsidRPr="009B247F">
        <w:rPr>
          <w:rFonts w:ascii="Times New Roman" w:hAnsi="Times New Roman" w:cs="Times New Roman"/>
          <w:sz w:val="26"/>
          <w:szCs w:val="26"/>
          <w:lang w:val="es-ES"/>
        </w:rPr>
        <w:t xml:space="preserve"> </w:t>
      </w:r>
    </w:p>
    <w:p w14:paraId="32A63A45" w14:textId="77777777" w:rsidR="00DE7CC0" w:rsidRPr="009B247F" w:rsidRDefault="00DE7CC0" w:rsidP="00DE7CC0">
      <w:pPr>
        <w:pStyle w:val="ListParagraph"/>
        <w:rPr>
          <w:rFonts w:ascii="Times New Roman" w:hAnsi="Times New Roman" w:cs="Times New Roman"/>
          <w:b/>
          <w:sz w:val="26"/>
          <w:szCs w:val="26"/>
          <w:lang w:val="es-ES"/>
        </w:rPr>
      </w:pPr>
    </w:p>
    <w:tbl>
      <w:tblPr>
        <w:tblW w:w="779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328"/>
        <w:gridCol w:w="2693"/>
      </w:tblGrid>
      <w:tr w:rsidR="00DE7CC0" w:rsidRPr="009B247F" w14:paraId="1F8129BA" w14:textId="77777777" w:rsidTr="00866236">
        <w:trPr>
          <w:trHeight w:val="585"/>
        </w:trPr>
        <w:tc>
          <w:tcPr>
            <w:tcW w:w="1775" w:type="dxa"/>
            <w:shd w:val="clear" w:color="000000" w:fill="9BC2E6"/>
            <w:noWrap/>
            <w:vAlign w:val="center"/>
            <w:hideMark/>
          </w:tcPr>
          <w:p w14:paraId="2E1642C2" w14:textId="77777777" w:rsidR="00DE7CC0" w:rsidRPr="009B247F" w:rsidRDefault="00DE7CC0" w:rsidP="005A39FB">
            <w:pPr>
              <w:jc w:val="left"/>
              <w:rPr>
                <w:noProof/>
                <w:sz w:val="26"/>
                <w:szCs w:val="26"/>
                <w:lang w:val="vi-VN" w:eastAsia="ja-JP"/>
              </w:rPr>
            </w:pPr>
            <w:r w:rsidRPr="009B247F">
              <w:rPr>
                <w:noProof/>
                <w:sz w:val="26"/>
                <w:szCs w:val="26"/>
                <w:lang w:val="vi-VN" w:eastAsia="ja-JP"/>
              </w:rPr>
              <w:t>Thuộc tính</w:t>
            </w:r>
          </w:p>
        </w:tc>
        <w:tc>
          <w:tcPr>
            <w:tcW w:w="3328" w:type="dxa"/>
            <w:shd w:val="clear" w:color="000000" w:fill="9BC2E6"/>
            <w:noWrap/>
            <w:vAlign w:val="center"/>
            <w:hideMark/>
          </w:tcPr>
          <w:p w14:paraId="270BD037" w14:textId="77777777" w:rsidR="00DE7CC0" w:rsidRPr="009B247F" w:rsidRDefault="00DE7CC0" w:rsidP="005A39FB">
            <w:pPr>
              <w:jc w:val="left"/>
              <w:rPr>
                <w:noProof/>
                <w:sz w:val="26"/>
                <w:szCs w:val="26"/>
                <w:lang w:val="vi-VN" w:eastAsia="ja-JP"/>
              </w:rPr>
            </w:pPr>
            <w:r w:rsidRPr="009B247F">
              <w:rPr>
                <w:noProof/>
                <w:sz w:val="26"/>
                <w:szCs w:val="26"/>
                <w:lang w:val="vi-VN" w:eastAsia="ja-JP"/>
              </w:rPr>
              <w:t>Kiểu dữ liệu</w:t>
            </w:r>
          </w:p>
        </w:tc>
        <w:tc>
          <w:tcPr>
            <w:tcW w:w="2693" w:type="dxa"/>
            <w:shd w:val="clear" w:color="000000" w:fill="9BC2E6"/>
            <w:noWrap/>
            <w:vAlign w:val="center"/>
            <w:hideMark/>
          </w:tcPr>
          <w:p w14:paraId="0B3F8941" w14:textId="77777777" w:rsidR="00DE7CC0" w:rsidRPr="009B247F" w:rsidRDefault="00DE7CC0" w:rsidP="005A39FB">
            <w:pPr>
              <w:jc w:val="left"/>
              <w:rPr>
                <w:noProof/>
                <w:sz w:val="26"/>
                <w:szCs w:val="26"/>
                <w:lang w:val="vi-VN" w:eastAsia="ja-JP"/>
              </w:rPr>
            </w:pPr>
            <w:r w:rsidRPr="009B247F">
              <w:rPr>
                <w:noProof/>
                <w:sz w:val="26"/>
                <w:szCs w:val="26"/>
                <w:lang w:val="vi-VN" w:eastAsia="ja-JP"/>
              </w:rPr>
              <w:t>Mô tả</w:t>
            </w:r>
          </w:p>
        </w:tc>
      </w:tr>
      <w:tr w:rsidR="00DE7CC0" w:rsidRPr="009B247F" w14:paraId="5C6CCCE2" w14:textId="77777777" w:rsidTr="00866236">
        <w:trPr>
          <w:trHeight w:val="600"/>
        </w:trPr>
        <w:tc>
          <w:tcPr>
            <w:tcW w:w="1775" w:type="dxa"/>
            <w:shd w:val="clear" w:color="auto" w:fill="auto"/>
            <w:noWrap/>
            <w:vAlign w:val="center"/>
            <w:hideMark/>
          </w:tcPr>
          <w:p w14:paraId="392A975E" w14:textId="06F69226" w:rsidR="00DE7CC0" w:rsidRPr="009B247F" w:rsidRDefault="00FA7D28" w:rsidP="005A39FB">
            <w:pPr>
              <w:jc w:val="left"/>
              <w:rPr>
                <w:noProof/>
                <w:sz w:val="26"/>
                <w:szCs w:val="26"/>
                <w:lang w:eastAsia="ja-JP"/>
              </w:rPr>
            </w:pPr>
            <w:r>
              <w:rPr>
                <w:noProof/>
                <w:sz w:val="26"/>
                <w:szCs w:val="26"/>
                <w:lang w:eastAsia="ja-JP"/>
              </w:rPr>
              <w:t>image_</w:t>
            </w:r>
            <w:r w:rsidR="00DE7CC0" w:rsidRPr="009B247F">
              <w:rPr>
                <w:noProof/>
                <w:sz w:val="26"/>
                <w:szCs w:val="26"/>
                <w:lang w:eastAsia="ja-JP"/>
              </w:rPr>
              <w:t>id</w:t>
            </w:r>
          </w:p>
          <w:p w14:paraId="31FDBFF9" w14:textId="77777777" w:rsidR="00DE7CC0" w:rsidRPr="009B247F" w:rsidRDefault="00DE7CC0" w:rsidP="005A39FB">
            <w:pPr>
              <w:jc w:val="left"/>
              <w:rPr>
                <w:noProof/>
                <w:sz w:val="26"/>
                <w:szCs w:val="26"/>
                <w:lang w:eastAsia="ja-JP"/>
              </w:rPr>
            </w:pPr>
            <w:r w:rsidRPr="009B247F">
              <w:rPr>
                <w:noProof/>
                <w:sz w:val="26"/>
                <w:szCs w:val="26"/>
                <w:lang w:eastAsia="ja-JP"/>
              </w:rPr>
              <w:t>(increments)</w:t>
            </w:r>
          </w:p>
        </w:tc>
        <w:tc>
          <w:tcPr>
            <w:tcW w:w="3328" w:type="dxa"/>
            <w:shd w:val="clear" w:color="auto" w:fill="auto"/>
            <w:noWrap/>
            <w:vAlign w:val="center"/>
            <w:hideMark/>
          </w:tcPr>
          <w:p w14:paraId="6EBA9097" w14:textId="77777777" w:rsidR="00DE7CC0" w:rsidRPr="009B247F" w:rsidRDefault="00DE7CC0" w:rsidP="005A39FB">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hideMark/>
          </w:tcPr>
          <w:p w14:paraId="0649E898" w14:textId="77777777" w:rsidR="00DE7CC0" w:rsidRPr="009B247F" w:rsidRDefault="00DE7CC0" w:rsidP="005A39FB">
            <w:pPr>
              <w:jc w:val="left"/>
              <w:rPr>
                <w:noProof/>
                <w:sz w:val="26"/>
                <w:szCs w:val="26"/>
                <w:lang w:eastAsia="ja-JP"/>
              </w:rPr>
            </w:pPr>
            <w:r w:rsidRPr="009B247F">
              <w:rPr>
                <w:noProof/>
                <w:sz w:val="26"/>
                <w:szCs w:val="26"/>
                <w:lang w:eastAsia="ja-JP"/>
              </w:rPr>
              <w:t>Mã số tài khoản</w:t>
            </w:r>
          </w:p>
        </w:tc>
      </w:tr>
      <w:tr w:rsidR="00DE7CC0" w:rsidRPr="009B247F" w14:paraId="4A567712" w14:textId="77777777" w:rsidTr="00866236">
        <w:trPr>
          <w:trHeight w:val="600"/>
        </w:trPr>
        <w:tc>
          <w:tcPr>
            <w:tcW w:w="1775" w:type="dxa"/>
            <w:shd w:val="clear" w:color="auto" w:fill="auto"/>
            <w:noWrap/>
            <w:vAlign w:val="center"/>
          </w:tcPr>
          <w:p w14:paraId="54FCE6BF" w14:textId="77777777" w:rsidR="00DE7CC0" w:rsidRPr="009B247F" w:rsidRDefault="00DE7CC0" w:rsidP="005A39FB">
            <w:pPr>
              <w:jc w:val="left"/>
              <w:rPr>
                <w:noProof/>
                <w:sz w:val="26"/>
                <w:szCs w:val="26"/>
                <w:lang w:eastAsia="ja-JP"/>
              </w:rPr>
            </w:pPr>
            <w:r w:rsidRPr="009B247F">
              <w:rPr>
                <w:noProof/>
                <w:sz w:val="26"/>
                <w:szCs w:val="26"/>
                <w:lang w:eastAsia="ja-JP"/>
              </w:rPr>
              <w:t>user_id</w:t>
            </w:r>
          </w:p>
          <w:p w14:paraId="052D15C4" w14:textId="77777777" w:rsidR="00DE7CC0" w:rsidRPr="009B247F" w:rsidRDefault="00DE7CC0" w:rsidP="005A39FB">
            <w:pPr>
              <w:jc w:val="left"/>
              <w:rPr>
                <w:noProof/>
                <w:sz w:val="26"/>
                <w:szCs w:val="26"/>
                <w:lang w:eastAsia="ja-JP"/>
              </w:rPr>
            </w:pPr>
            <w:r w:rsidRPr="009B247F">
              <w:rPr>
                <w:noProof/>
                <w:sz w:val="26"/>
                <w:szCs w:val="26"/>
                <w:lang w:eastAsia="ja-JP"/>
              </w:rPr>
              <w:t>(Foreign key)</w:t>
            </w:r>
          </w:p>
        </w:tc>
        <w:tc>
          <w:tcPr>
            <w:tcW w:w="3328" w:type="dxa"/>
            <w:shd w:val="clear" w:color="auto" w:fill="auto"/>
            <w:noWrap/>
            <w:vAlign w:val="center"/>
          </w:tcPr>
          <w:p w14:paraId="2DA8B4A8" w14:textId="77777777" w:rsidR="00DE7CC0" w:rsidRPr="009B247F" w:rsidRDefault="00DE7CC0" w:rsidP="005A39FB">
            <w:pPr>
              <w:jc w:val="left"/>
              <w:rPr>
                <w:noProof/>
                <w:sz w:val="26"/>
                <w:szCs w:val="26"/>
                <w:lang w:eastAsia="ja-JP"/>
              </w:rPr>
            </w:pPr>
            <w:r w:rsidRPr="009B247F">
              <w:rPr>
                <w:noProof/>
                <w:sz w:val="26"/>
                <w:szCs w:val="26"/>
                <w:lang w:val="vi-VN" w:eastAsia="ja-JP"/>
              </w:rPr>
              <w:t>Varchar</w:t>
            </w:r>
          </w:p>
        </w:tc>
        <w:tc>
          <w:tcPr>
            <w:tcW w:w="2693" w:type="dxa"/>
            <w:shd w:val="clear" w:color="auto" w:fill="auto"/>
            <w:noWrap/>
            <w:vAlign w:val="center"/>
          </w:tcPr>
          <w:p w14:paraId="3C274A34" w14:textId="77777777" w:rsidR="00DE7CC0" w:rsidRPr="009B247F" w:rsidRDefault="00DE7CC0" w:rsidP="005A39FB">
            <w:pPr>
              <w:jc w:val="left"/>
              <w:rPr>
                <w:noProof/>
                <w:sz w:val="26"/>
                <w:szCs w:val="26"/>
                <w:lang w:eastAsia="ja-JP"/>
              </w:rPr>
            </w:pPr>
            <w:r w:rsidRPr="009B247F">
              <w:rPr>
                <w:noProof/>
                <w:sz w:val="26"/>
                <w:szCs w:val="26"/>
                <w:lang w:eastAsia="ja-JP"/>
              </w:rPr>
              <w:t>ID của tài khoản</w:t>
            </w:r>
          </w:p>
        </w:tc>
      </w:tr>
      <w:tr w:rsidR="00DE7CC0" w:rsidRPr="009B247F" w14:paraId="74BDB63E" w14:textId="77777777" w:rsidTr="00866236">
        <w:trPr>
          <w:trHeight w:val="600"/>
        </w:trPr>
        <w:tc>
          <w:tcPr>
            <w:tcW w:w="1775" w:type="dxa"/>
            <w:shd w:val="clear" w:color="auto" w:fill="auto"/>
            <w:noWrap/>
            <w:vAlign w:val="center"/>
          </w:tcPr>
          <w:p w14:paraId="7222C0A2" w14:textId="77777777" w:rsidR="00DE7CC0" w:rsidRPr="009B247F" w:rsidRDefault="00DE7CC0" w:rsidP="005A39FB">
            <w:pPr>
              <w:jc w:val="left"/>
              <w:rPr>
                <w:noProof/>
                <w:sz w:val="26"/>
                <w:szCs w:val="26"/>
                <w:lang w:eastAsia="ja-JP"/>
              </w:rPr>
            </w:pPr>
            <w:r w:rsidRPr="009B247F">
              <w:rPr>
                <w:noProof/>
                <w:sz w:val="26"/>
                <w:szCs w:val="26"/>
                <w:lang w:eastAsia="ja-JP"/>
              </w:rPr>
              <w:t>src</w:t>
            </w:r>
          </w:p>
        </w:tc>
        <w:tc>
          <w:tcPr>
            <w:tcW w:w="3328" w:type="dxa"/>
            <w:shd w:val="clear" w:color="auto" w:fill="auto"/>
            <w:noWrap/>
            <w:vAlign w:val="center"/>
          </w:tcPr>
          <w:p w14:paraId="3A44F18D" w14:textId="77777777" w:rsidR="00DE7CC0" w:rsidRPr="009B247F" w:rsidRDefault="00DE7CC0" w:rsidP="005A39FB">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tcPr>
          <w:p w14:paraId="01F37AE1" w14:textId="77777777" w:rsidR="00DE7CC0" w:rsidRPr="009B247F" w:rsidRDefault="00DE7CC0" w:rsidP="005A39FB">
            <w:pPr>
              <w:jc w:val="left"/>
              <w:rPr>
                <w:noProof/>
                <w:sz w:val="26"/>
                <w:szCs w:val="26"/>
                <w:lang w:eastAsia="ja-JP"/>
              </w:rPr>
            </w:pPr>
            <w:r w:rsidRPr="009B247F">
              <w:rPr>
                <w:noProof/>
                <w:sz w:val="26"/>
                <w:szCs w:val="26"/>
                <w:lang w:eastAsia="ja-JP"/>
              </w:rPr>
              <w:t>Đường dẫn của ảnh</w:t>
            </w:r>
          </w:p>
        </w:tc>
      </w:tr>
    </w:tbl>
    <w:p w14:paraId="2D0564AF" w14:textId="26382698" w:rsidR="00DE7CC0" w:rsidRPr="009B247F" w:rsidRDefault="00DE7CC0" w:rsidP="00DE7CC0">
      <w:pPr>
        <w:pStyle w:val="ListParagraph"/>
        <w:spacing w:line="240" w:lineRule="auto"/>
        <w:jc w:val="left"/>
        <w:rPr>
          <w:rFonts w:ascii="Times New Roman" w:hAnsi="Times New Roman" w:cs="Times New Roman"/>
          <w:noProof/>
          <w:sz w:val="26"/>
          <w:szCs w:val="26"/>
          <w:lang w:val="vi-VN"/>
        </w:rPr>
      </w:pPr>
    </w:p>
    <w:p w14:paraId="532D514F" w14:textId="3F7902C4" w:rsidR="005934AA" w:rsidRPr="009B247F" w:rsidRDefault="005934AA" w:rsidP="00DE7CC0">
      <w:pPr>
        <w:pStyle w:val="ListParagraph"/>
        <w:spacing w:line="240" w:lineRule="auto"/>
        <w:jc w:val="left"/>
        <w:rPr>
          <w:rFonts w:ascii="Times New Roman" w:hAnsi="Times New Roman" w:cs="Times New Roman"/>
          <w:noProof/>
          <w:sz w:val="26"/>
          <w:szCs w:val="26"/>
          <w:lang w:val="vi-VN"/>
        </w:rPr>
      </w:pPr>
    </w:p>
    <w:p w14:paraId="34547B6C" w14:textId="58929605" w:rsidR="005934AA" w:rsidRPr="009B247F" w:rsidRDefault="005934AA" w:rsidP="00DE7CC0">
      <w:pPr>
        <w:pStyle w:val="ListParagraph"/>
        <w:spacing w:line="240" w:lineRule="auto"/>
        <w:jc w:val="left"/>
        <w:rPr>
          <w:rFonts w:ascii="Times New Roman" w:hAnsi="Times New Roman" w:cs="Times New Roman"/>
          <w:noProof/>
          <w:sz w:val="26"/>
          <w:szCs w:val="26"/>
          <w:lang w:val="vi-VN"/>
        </w:rPr>
      </w:pPr>
    </w:p>
    <w:p w14:paraId="0A921509" w14:textId="463015CF" w:rsidR="004C4427" w:rsidRPr="009B247F" w:rsidRDefault="004C4427" w:rsidP="00DE7CC0">
      <w:pPr>
        <w:pStyle w:val="ListParagraph"/>
        <w:spacing w:line="240" w:lineRule="auto"/>
        <w:jc w:val="left"/>
        <w:rPr>
          <w:rFonts w:ascii="Times New Roman" w:hAnsi="Times New Roman" w:cs="Times New Roman"/>
          <w:noProof/>
          <w:sz w:val="26"/>
          <w:szCs w:val="26"/>
          <w:lang w:val="vi-VN"/>
        </w:rPr>
      </w:pPr>
    </w:p>
    <w:p w14:paraId="3DC1923F" w14:textId="1DBAF4F4" w:rsidR="004C4427" w:rsidRPr="009B247F" w:rsidRDefault="004C4427" w:rsidP="00DE7CC0">
      <w:pPr>
        <w:pStyle w:val="ListParagraph"/>
        <w:spacing w:line="240" w:lineRule="auto"/>
        <w:jc w:val="left"/>
        <w:rPr>
          <w:rFonts w:ascii="Times New Roman" w:hAnsi="Times New Roman" w:cs="Times New Roman"/>
          <w:noProof/>
          <w:sz w:val="26"/>
          <w:szCs w:val="26"/>
          <w:lang w:val="vi-VN"/>
        </w:rPr>
      </w:pPr>
    </w:p>
    <w:p w14:paraId="2853E858" w14:textId="77777777" w:rsidR="004C4427" w:rsidRPr="009B247F" w:rsidRDefault="004C4427" w:rsidP="00DE7CC0">
      <w:pPr>
        <w:pStyle w:val="ListParagraph"/>
        <w:spacing w:line="240" w:lineRule="auto"/>
        <w:jc w:val="left"/>
        <w:rPr>
          <w:rFonts w:ascii="Times New Roman" w:hAnsi="Times New Roman" w:cs="Times New Roman"/>
          <w:noProof/>
          <w:sz w:val="26"/>
          <w:szCs w:val="26"/>
          <w:lang w:val="vi-VN"/>
        </w:rPr>
      </w:pPr>
    </w:p>
    <w:p w14:paraId="42F4573B" w14:textId="1EDF2542" w:rsidR="00DE7CC0" w:rsidRPr="009B247F" w:rsidRDefault="00DE7CC0" w:rsidP="00DE7CC0">
      <w:pPr>
        <w:pStyle w:val="ListParagraph"/>
        <w:numPr>
          <w:ilvl w:val="0"/>
          <w:numId w:val="16"/>
        </w:numPr>
        <w:spacing w:line="240" w:lineRule="auto"/>
        <w:ind w:left="1276" w:hanging="425"/>
        <w:jc w:val="left"/>
        <w:rPr>
          <w:rFonts w:ascii="Times New Roman" w:hAnsi="Times New Roman" w:cs="Times New Roman"/>
          <w:b/>
          <w:noProof/>
          <w:sz w:val="26"/>
          <w:szCs w:val="26"/>
        </w:rPr>
      </w:pPr>
      <w:r w:rsidRPr="009B247F">
        <w:rPr>
          <w:rFonts w:ascii="Times New Roman" w:hAnsi="Times New Roman" w:cs="Times New Roman"/>
          <w:b/>
          <w:noProof/>
          <w:sz w:val="26"/>
          <w:szCs w:val="26"/>
        </w:rPr>
        <w:t xml:space="preserve">Thực thể </w:t>
      </w:r>
      <w:r w:rsidR="008B6AA4" w:rsidRPr="009B247F">
        <w:rPr>
          <w:rFonts w:ascii="Times New Roman" w:hAnsi="Times New Roman" w:cs="Times New Roman"/>
          <w:b/>
          <w:noProof/>
          <w:sz w:val="26"/>
          <w:szCs w:val="26"/>
        </w:rPr>
        <w:t>category</w:t>
      </w:r>
    </w:p>
    <w:p w14:paraId="32C33B1D" w14:textId="07D8EB35" w:rsidR="00DE7CC0" w:rsidRPr="009B247F" w:rsidRDefault="00DE7CC0" w:rsidP="00DE7CC0">
      <w:pPr>
        <w:pStyle w:val="ListParagraph"/>
        <w:spacing w:line="240" w:lineRule="auto"/>
        <w:ind w:left="1276"/>
        <w:jc w:val="left"/>
        <w:rPr>
          <w:rFonts w:ascii="Times New Roman" w:hAnsi="Times New Roman" w:cs="Times New Roman"/>
          <w:noProof/>
          <w:sz w:val="26"/>
          <w:szCs w:val="26"/>
        </w:rPr>
      </w:pPr>
      <w:r w:rsidRPr="009B247F">
        <w:rPr>
          <w:rFonts w:ascii="Times New Roman" w:hAnsi="Times New Roman" w:cs="Times New Roman"/>
          <w:noProof/>
          <w:sz w:val="26"/>
          <w:szCs w:val="26"/>
        </w:rPr>
        <w:t>Thể hiện thông tin các lĩnh vực đấu thầu</w:t>
      </w:r>
    </w:p>
    <w:p w14:paraId="27C411E5" w14:textId="194658D5" w:rsidR="008B6AA4" w:rsidRPr="009B247F" w:rsidRDefault="008B6AA4" w:rsidP="008B6AA4">
      <w:pPr>
        <w:pStyle w:val="Caption"/>
        <w:rPr>
          <w:rFonts w:ascii="Times New Roman" w:hAnsi="Times New Roman" w:cs="Times New Roman"/>
          <w:noProof/>
          <w:sz w:val="26"/>
          <w:szCs w:val="26"/>
        </w:rPr>
      </w:pPr>
      <w:r w:rsidRPr="009B247F">
        <w:rPr>
          <w:rFonts w:ascii="Times New Roman" w:hAnsi="Times New Roman" w:cs="Times New Roman"/>
          <w:sz w:val="26"/>
          <w:szCs w:val="26"/>
        </w:rPr>
        <w:t xml:space="preserve">         </w:t>
      </w:r>
      <w:bookmarkStart w:id="237" w:name="_Toc482441646"/>
      <w:r w:rsidRPr="009B247F">
        <w:rPr>
          <w:rFonts w:ascii="Times New Roman" w:hAnsi="Times New Roman" w:cs="Times New Roman"/>
          <w:sz w:val="26"/>
          <w:szCs w:val="26"/>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rPr>
        <w:t>3</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rPr>
        <w:t xml:space="preserve">: </w:t>
      </w:r>
      <w:r w:rsidRPr="009B247F">
        <w:rPr>
          <w:rFonts w:ascii="Times New Roman" w:hAnsi="Times New Roman" w:cs="Times New Roman"/>
          <w:noProof/>
          <w:sz w:val="26"/>
          <w:szCs w:val="26"/>
        </w:rPr>
        <w:t>Các thuộc tính của thực thể category</w:t>
      </w:r>
      <w:bookmarkEnd w:id="237"/>
    </w:p>
    <w:tbl>
      <w:tblPr>
        <w:tblW w:w="779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328"/>
        <w:gridCol w:w="2693"/>
      </w:tblGrid>
      <w:tr w:rsidR="00DE7CC0" w:rsidRPr="009B247F" w14:paraId="73551659" w14:textId="77777777" w:rsidTr="00866236">
        <w:trPr>
          <w:trHeight w:val="585"/>
        </w:trPr>
        <w:tc>
          <w:tcPr>
            <w:tcW w:w="1775" w:type="dxa"/>
            <w:shd w:val="clear" w:color="000000" w:fill="9BC2E6"/>
            <w:noWrap/>
            <w:vAlign w:val="center"/>
            <w:hideMark/>
          </w:tcPr>
          <w:p w14:paraId="06BFA8B9" w14:textId="77777777" w:rsidR="00DE7CC0" w:rsidRPr="009B247F" w:rsidRDefault="00DE7CC0" w:rsidP="005A39FB">
            <w:pPr>
              <w:jc w:val="left"/>
              <w:rPr>
                <w:noProof/>
                <w:sz w:val="26"/>
                <w:szCs w:val="26"/>
                <w:lang w:val="vi-VN" w:eastAsia="ja-JP"/>
              </w:rPr>
            </w:pPr>
            <w:r w:rsidRPr="009B247F">
              <w:rPr>
                <w:noProof/>
                <w:sz w:val="26"/>
                <w:szCs w:val="26"/>
                <w:lang w:val="vi-VN" w:eastAsia="ja-JP"/>
              </w:rPr>
              <w:t>Thuộc tính</w:t>
            </w:r>
          </w:p>
        </w:tc>
        <w:tc>
          <w:tcPr>
            <w:tcW w:w="3328" w:type="dxa"/>
            <w:shd w:val="clear" w:color="000000" w:fill="9BC2E6"/>
            <w:noWrap/>
            <w:vAlign w:val="center"/>
            <w:hideMark/>
          </w:tcPr>
          <w:p w14:paraId="01B864E1" w14:textId="77777777" w:rsidR="00DE7CC0" w:rsidRPr="009B247F" w:rsidRDefault="00DE7CC0" w:rsidP="005A39FB">
            <w:pPr>
              <w:jc w:val="left"/>
              <w:rPr>
                <w:noProof/>
                <w:sz w:val="26"/>
                <w:szCs w:val="26"/>
                <w:lang w:val="vi-VN" w:eastAsia="ja-JP"/>
              </w:rPr>
            </w:pPr>
            <w:r w:rsidRPr="009B247F">
              <w:rPr>
                <w:noProof/>
                <w:sz w:val="26"/>
                <w:szCs w:val="26"/>
                <w:lang w:val="vi-VN" w:eastAsia="ja-JP"/>
              </w:rPr>
              <w:t>Kiểu dữ liệu</w:t>
            </w:r>
          </w:p>
        </w:tc>
        <w:tc>
          <w:tcPr>
            <w:tcW w:w="2693" w:type="dxa"/>
            <w:shd w:val="clear" w:color="000000" w:fill="9BC2E6"/>
            <w:noWrap/>
            <w:vAlign w:val="center"/>
            <w:hideMark/>
          </w:tcPr>
          <w:p w14:paraId="1A02AA89" w14:textId="77777777" w:rsidR="00DE7CC0" w:rsidRPr="009B247F" w:rsidRDefault="00DE7CC0" w:rsidP="005A39FB">
            <w:pPr>
              <w:jc w:val="left"/>
              <w:rPr>
                <w:noProof/>
                <w:sz w:val="26"/>
                <w:szCs w:val="26"/>
                <w:lang w:val="vi-VN" w:eastAsia="ja-JP"/>
              </w:rPr>
            </w:pPr>
            <w:r w:rsidRPr="009B247F">
              <w:rPr>
                <w:noProof/>
                <w:sz w:val="26"/>
                <w:szCs w:val="26"/>
                <w:lang w:val="vi-VN" w:eastAsia="ja-JP"/>
              </w:rPr>
              <w:t>Mô tả</w:t>
            </w:r>
          </w:p>
        </w:tc>
      </w:tr>
      <w:tr w:rsidR="00DE7CC0" w:rsidRPr="009B247F" w14:paraId="5D8A8044" w14:textId="77777777" w:rsidTr="00866236">
        <w:trPr>
          <w:trHeight w:val="600"/>
        </w:trPr>
        <w:tc>
          <w:tcPr>
            <w:tcW w:w="1775" w:type="dxa"/>
            <w:shd w:val="clear" w:color="auto" w:fill="auto"/>
            <w:noWrap/>
            <w:vAlign w:val="center"/>
            <w:hideMark/>
          </w:tcPr>
          <w:p w14:paraId="2247373D" w14:textId="77777777" w:rsidR="00DE7CC0" w:rsidRPr="009B247F" w:rsidRDefault="00DE7CC0" w:rsidP="00ED0193">
            <w:pPr>
              <w:jc w:val="left"/>
              <w:rPr>
                <w:noProof/>
                <w:sz w:val="26"/>
                <w:szCs w:val="26"/>
                <w:lang w:eastAsia="ja-JP"/>
              </w:rPr>
            </w:pPr>
            <w:r w:rsidRPr="009B247F">
              <w:rPr>
                <w:noProof/>
                <w:sz w:val="26"/>
                <w:szCs w:val="26"/>
                <w:lang w:eastAsia="ja-JP"/>
              </w:rPr>
              <w:t>cate_id</w:t>
            </w:r>
          </w:p>
          <w:p w14:paraId="211EF003" w14:textId="77777777" w:rsidR="00DE7CC0" w:rsidRPr="009B247F" w:rsidRDefault="00DE7CC0" w:rsidP="00ED0193">
            <w:pPr>
              <w:jc w:val="left"/>
              <w:rPr>
                <w:noProof/>
                <w:sz w:val="26"/>
                <w:szCs w:val="26"/>
                <w:lang w:eastAsia="ja-JP"/>
              </w:rPr>
            </w:pPr>
            <w:r w:rsidRPr="009B247F">
              <w:rPr>
                <w:noProof/>
                <w:sz w:val="26"/>
                <w:szCs w:val="26"/>
                <w:lang w:eastAsia="ja-JP"/>
              </w:rPr>
              <w:t>(Primary key)</w:t>
            </w:r>
          </w:p>
        </w:tc>
        <w:tc>
          <w:tcPr>
            <w:tcW w:w="3328" w:type="dxa"/>
            <w:shd w:val="clear" w:color="auto" w:fill="auto"/>
            <w:noWrap/>
            <w:vAlign w:val="center"/>
            <w:hideMark/>
          </w:tcPr>
          <w:p w14:paraId="3AEA5631"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hideMark/>
          </w:tcPr>
          <w:p w14:paraId="4AF96AFE" w14:textId="77777777" w:rsidR="00DE7CC0" w:rsidRPr="009B247F" w:rsidRDefault="00DE7CC0" w:rsidP="00ED0193">
            <w:pPr>
              <w:jc w:val="left"/>
              <w:rPr>
                <w:noProof/>
                <w:sz w:val="26"/>
                <w:szCs w:val="26"/>
                <w:lang w:eastAsia="ja-JP"/>
              </w:rPr>
            </w:pPr>
            <w:r w:rsidRPr="009B247F">
              <w:rPr>
                <w:noProof/>
                <w:sz w:val="26"/>
                <w:szCs w:val="26"/>
                <w:lang w:eastAsia="ja-JP"/>
              </w:rPr>
              <w:t>Mã lĩnh vực</w:t>
            </w:r>
          </w:p>
        </w:tc>
      </w:tr>
      <w:tr w:rsidR="00DE7CC0" w:rsidRPr="009B247F" w14:paraId="0A11A5B0" w14:textId="77777777" w:rsidTr="00866236">
        <w:trPr>
          <w:trHeight w:val="600"/>
        </w:trPr>
        <w:tc>
          <w:tcPr>
            <w:tcW w:w="1775" w:type="dxa"/>
            <w:shd w:val="clear" w:color="auto" w:fill="auto"/>
            <w:noWrap/>
            <w:vAlign w:val="center"/>
          </w:tcPr>
          <w:p w14:paraId="2567A36C" w14:textId="77777777" w:rsidR="00DE7CC0" w:rsidRPr="009B247F" w:rsidRDefault="00DE7CC0" w:rsidP="00ED0193">
            <w:pPr>
              <w:jc w:val="left"/>
              <w:rPr>
                <w:noProof/>
                <w:sz w:val="26"/>
                <w:szCs w:val="26"/>
                <w:lang w:eastAsia="ja-JP"/>
              </w:rPr>
            </w:pPr>
            <w:r w:rsidRPr="009B247F">
              <w:rPr>
                <w:noProof/>
                <w:sz w:val="26"/>
                <w:szCs w:val="26"/>
                <w:lang w:eastAsia="ja-JP"/>
              </w:rPr>
              <w:t>cate_name</w:t>
            </w:r>
          </w:p>
          <w:p w14:paraId="13F51D3C" w14:textId="77777777" w:rsidR="00DE7CC0" w:rsidRPr="009B247F" w:rsidRDefault="00DE7CC0" w:rsidP="00ED0193">
            <w:pPr>
              <w:jc w:val="left"/>
              <w:rPr>
                <w:noProof/>
                <w:sz w:val="26"/>
                <w:szCs w:val="26"/>
                <w:lang w:eastAsia="ja-JP"/>
              </w:rPr>
            </w:pPr>
          </w:p>
        </w:tc>
        <w:tc>
          <w:tcPr>
            <w:tcW w:w="3328" w:type="dxa"/>
            <w:shd w:val="clear" w:color="auto" w:fill="auto"/>
            <w:noWrap/>
            <w:vAlign w:val="center"/>
          </w:tcPr>
          <w:p w14:paraId="3D6F46B6" w14:textId="77777777" w:rsidR="00DE7CC0" w:rsidRPr="009B247F" w:rsidRDefault="00DE7CC0" w:rsidP="00ED0193">
            <w:pPr>
              <w:jc w:val="left"/>
              <w:rPr>
                <w:noProof/>
                <w:sz w:val="26"/>
                <w:szCs w:val="26"/>
                <w:lang w:eastAsia="ja-JP"/>
              </w:rPr>
            </w:pPr>
            <w:r w:rsidRPr="009B247F">
              <w:rPr>
                <w:noProof/>
                <w:sz w:val="26"/>
                <w:szCs w:val="26"/>
                <w:lang w:val="vi-VN" w:eastAsia="ja-JP"/>
              </w:rPr>
              <w:t>Varchar</w:t>
            </w:r>
          </w:p>
        </w:tc>
        <w:tc>
          <w:tcPr>
            <w:tcW w:w="2693" w:type="dxa"/>
            <w:shd w:val="clear" w:color="auto" w:fill="auto"/>
            <w:noWrap/>
            <w:vAlign w:val="center"/>
          </w:tcPr>
          <w:p w14:paraId="70F88BA1" w14:textId="77777777" w:rsidR="00DE7CC0" w:rsidRPr="009B247F" w:rsidRDefault="00DE7CC0" w:rsidP="00ED0193">
            <w:pPr>
              <w:jc w:val="left"/>
              <w:rPr>
                <w:noProof/>
                <w:sz w:val="26"/>
                <w:szCs w:val="26"/>
                <w:lang w:eastAsia="ja-JP"/>
              </w:rPr>
            </w:pPr>
            <w:r w:rsidRPr="009B247F">
              <w:rPr>
                <w:noProof/>
                <w:sz w:val="26"/>
                <w:szCs w:val="26"/>
                <w:lang w:eastAsia="ja-JP"/>
              </w:rPr>
              <w:t>Tên lĩnh vực</w:t>
            </w:r>
          </w:p>
        </w:tc>
      </w:tr>
    </w:tbl>
    <w:p w14:paraId="620E10B3" w14:textId="77777777" w:rsidR="00DE7CC0" w:rsidRPr="009B247F" w:rsidRDefault="00DE7CC0" w:rsidP="00DE7CC0">
      <w:pPr>
        <w:pStyle w:val="ListParagraph"/>
        <w:spacing w:line="240" w:lineRule="auto"/>
        <w:ind w:left="1276"/>
        <w:jc w:val="left"/>
        <w:rPr>
          <w:rFonts w:ascii="Times New Roman" w:hAnsi="Times New Roman" w:cs="Times New Roman"/>
          <w:b/>
          <w:noProof/>
          <w:sz w:val="26"/>
          <w:szCs w:val="26"/>
        </w:rPr>
      </w:pPr>
    </w:p>
    <w:p w14:paraId="2E4A1C2C" w14:textId="77777777" w:rsidR="00DE7CC0" w:rsidRPr="009B247F" w:rsidRDefault="00DE7CC0" w:rsidP="00DE7CC0">
      <w:pPr>
        <w:pStyle w:val="ListParagraph"/>
        <w:numPr>
          <w:ilvl w:val="0"/>
          <w:numId w:val="16"/>
        </w:numPr>
        <w:spacing w:line="240" w:lineRule="auto"/>
        <w:jc w:val="left"/>
        <w:rPr>
          <w:rFonts w:ascii="Times New Roman" w:hAnsi="Times New Roman" w:cs="Times New Roman"/>
          <w:b/>
          <w:noProof/>
          <w:sz w:val="26"/>
          <w:szCs w:val="26"/>
          <w:lang w:val="vi-VN"/>
        </w:rPr>
      </w:pPr>
      <w:r w:rsidRPr="009B247F">
        <w:rPr>
          <w:rFonts w:ascii="Times New Roman" w:hAnsi="Times New Roman" w:cs="Times New Roman"/>
          <w:b/>
          <w:noProof/>
          <w:sz w:val="26"/>
          <w:szCs w:val="26"/>
        </w:rPr>
        <w:t>Thực thể packages</w:t>
      </w:r>
    </w:p>
    <w:p w14:paraId="6C2782EC" w14:textId="77777777" w:rsidR="00DE7CC0" w:rsidRPr="009B247F" w:rsidRDefault="00DE7CC0" w:rsidP="00D740EC">
      <w:pPr>
        <w:pStyle w:val="ListParagraph"/>
        <w:spacing w:line="276" w:lineRule="auto"/>
        <w:jc w:val="left"/>
        <w:rPr>
          <w:rFonts w:ascii="Times New Roman" w:hAnsi="Times New Roman" w:cs="Times New Roman"/>
          <w:noProof/>
          <w:sz w:val="26"/>
          <w:szCs w:val="26"/>
          <w:lang w:val="vi-VN"/>
        </w:rPr>
      </w:pPr>
      <w:r w:rsidRPr="009B247F">
        <w:rPr>
          <w:rFonts w:ascii="Times New Roman" w:hAnsi="Times New Roman" w:cs="Times New Roman"/>
          <w:noProof/>
          <w:sz w:val="26"/>
          <w:szCs w:val="26"/>
          <w:lang w:val="vi-VN"/>
        </w:rPr>
        <w:t>Thể hiện thông tin về các gói thầu bao gồm: tên gói thầu, địa chỉ liên kết, bên mời thầu, mã lĩnh vực, ẩn/hiện gói thầu, ngày cập nhật.</w:t>
      </w:r>
    </w:p>
    <w:p w14:paraId="3B22BFDF" w14:textId="61D67677" w:rsidR="00DE7CC0" w:rsidRPr="009B247F" w:rsidRDefault="008B6AA4" w:rsidP="008B6AA4">
      <w:pPr>
        <w:pStyle w:val="Caption"/>
        <w:rPr>
          <w:rFonts w:ascii="Times New Roman" w:hAnsi="Times New Roman" w:cs="Times New Roman"/>
          <w:noProof/>
          <w:sz w:val="26"/>
          <w:szCs w:val="26"/>
          <w:lang w:val="vi-VN"/>
        </w:rPr>
      </w:pPr>
      <w:r w:rsidRPr="009B247F">
        <w:rPr>
          <w:rFonts w:ascii="Times New Roman" w:hAnsi="Times New Roman" w:cs="Times New Roman"/>
          <w:sz w:val="26"/>
          <w:szCs w:val="26"/>
          <w:lang w:val="vi-VN"/>
        </w:rPr>
        <w:t xml:space="preserve">        </w:t>
      </w:r>
      <w:bookmarkStart w:id="238" w:name="_Toc482441647"/>
      <w:r w:rsidRPr="009B247F">
        <w:rPr>
          <w:rFonts w:ascii="Times New Roman" w:hAnsi="Times New Roman" w:cs="Times New Roman"/>
          <w:sz w:val="26"/>
          <w:szCs w:val="26"/>
          <w:lang w:val="vi-VN"/>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vi-VN"/>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vi-VN"/>
        </w:rPr>
        <w:t>4</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vi-VN"/>
        </w:rPr>
        <w:t xml:space="preserve">: </w:t>
      </w:r>
      <w:r w:rsidRPr="009B247F">
        <w:rPr>
          <w:rFonts w:ascii="Times New Roman" w:hAnsi="Times New Roman" w:cs="Times New Roman"/>
          <w:noProof/>
          <w:sz w:val="26"/>
          <w:szCs w:val="26"/>
          <w:lang w:val="vi-VN"/>
        </w:rPr>
        <w:t>Các thuộc tính của thực thể packages</w:t>
      </w:r>
      <w:bookmarkEnd w:id="238"/>
    </w:p>
    <w:tbl>
      <w:tblPr>
        <w:tblW w:w="779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328"/>
        <w:gridCol w:w="2693"/>
      </w:tblGrid>
      <w:tr w:rsidR="00DE7CC0" w:rsidRPr="009B247F" w14:paraId="7B1341C4" w14:textId="77777777" w:rsidTr="00866236">
        <w:trPr>
          <w:trHeight w:val="585"/>
        </w:trPr>
        <w:tc>
          <w:tcPr>
            <w:tcW w:w="1775" w:type="dxa"/>
            <w:shd w:val="clear" w:color="000000" w:fill="9BC2E6"/>
            <w:noWrap/>
            <w:vAlign w:val="center"/>
            <w:hideMark/>
          </w:tcPr>
          <w:p w14:paraId="3F278FCD" w14:textId="77777777" w:rsidR="00DE7CC0" w:rsidRPr="009B247F" w:rsidRDefault="00DE7CC0" w:rsidP="005A39FB">
            <w:pPr>
              <w:jc w:val="left"/>
              <w:rPr>
                <w:noProof/>
                <w:sz w:val="26"/>
                <w:szCs w:val="26"/>
                <w:lang w:val="vi-VN" w:eastAsia="ja-JP"/>
              </w:rPr>
            </w:pPr>
            <w:r w:rsidRPr="009B247F">
              <w:rPr>
                <w:noProof/>
                <w:sz w:val="26"/>
                <w:szCs w:val="26"/>
                <w:lang w:val="vi-VN" w:eastAsia="ja-JP"/>
              </w:rPr>
              <w:t>Thuộc tính</w:t>
            </w:r>
          </w:p>
        </w:tc>
        <w:tc>
          <w:tcPr>
            <w:tcW w:w="3328" w:type="dxa"/>
            <w:shd w:val="clear" w:color="000000" w:fill="9BC2E6"/>
            <w:noWrap/>
            <w:vAlign w:val="center"/>
            <w:hideMark/>
          </w:tcPr>
          <w:p w14:paraId="6BC47161" w14:textId="77777777" w:rsidR="00DE7CC0" w:rsidRPr="009B247F" w:rsidRDefault="00DE7CC0" w:rsidP="005A39FB">
            <w:pPr>
              <w:jc w:val="left"/>
              <w:rPr>
                <w:noProof/>
                <w:sz w:val="26"/>
                <w:szCs w:val="26"/>
                <w:lang w:val="vi-VN" w:eastAsia="ja-JP"/>
              </w:rPr>
            </w:pPr>
            <w:r w:rsidRPr="009B247F">
              <w:rPr>
                <w:noProof/>
                <w:sz w:val="26"/>
                <w:szCs w:val="26"/>
                <w:lang w:val="vi-VN" w:eastAsia="ja-JP"/>
              </w:rPr>
              <w:t>Kiểu dữ liệu</w:t>
            </w:r>
          </w:p>
        </w:tc>
        <w:tc>
          <w:tcPr>
            <w:tcW w:w="2693" w:type="dxa"/>
            <w:shd w:val="clear" w:color="000000" w:fill="9BC2E6"/>
            <w:noWrap/>
            <w:vAlign w:val="center"/>
            <w:hideMark/>
          </w:tcPr>
          <w:p w14:paraId="6A3E8222" w14:textId="77777777" w:rsidR="00DE7CC0" w:rsidRPr="009B247F" w:rsidRDefault="00DE7CC0" w:rsidP="005A39FB">
            <w:pPr>
              <w:jc w:val="left"/>
              <w:rPr>
                <w:noProof/>
                <w:sz w:val="26"/>
                <w:szCs w:val="26"/>
                <w:lang w:val="vi-VN" w:eastAsia="ja-JP"/>
              </w:rPr>
            </w:pPr>
            <w:r w:rsidRPr="009B247F">
              <w:rPr>
                <w:noProof/>
                <w:sz w:val="26"/>
                <w:szCs w:val="26"/>
                <w:lang w:val="vi-VN" w:eastAsia="ja-JP"/>
              </w:rPr>
              <w:t>Mô tả</w:t>
            </w:r>
          </w:p>
        </w:tc>
      </w:tr>
      <w:tr w:rsidR="00AF5C46" w:rsidRPr="009B247F" w14:paraId="43D13962" w14:textId="77777777" w:rsidTr="00866236">
        <w:trPr>
          <w:trHeight w:val="600"/>
        </w:trPr>
        <w:tc>
          <w:tcPr>
            <w:tcW w:w="1775" w:type="dxa"/>
            <w:shd w:val="clear" w:color="auto" w:fill="auto"/>
            <w:noWrap/>
            <w:vAlign w:val="center"/>
          </w:tcPr>
          <w:p w14:paraId="33C4993B" w14:textId="1E233B39" w:rsidR="00AF5C46" w:rsidRPr="009B247F" w:rsidRDefault="00AF5C46" w:rsidP="00ED0193">
            <w:pPr>
              <w:jc w:val="left"/>
              <w:rPr>
                <w:noProof/>
                <w:sz w:val="26"/>
                <w:szCs w:val="26"/>
                <w:lang w:eastAsia="ja-JP"/>
              </w:rPr>
            </w:pPr>
            <w:r>
              <w:rPr>
                <w:noProof/>
                <w:sz w:val="26"/>
                <w:szCs w:val="26"/>
                <w:lang w:eastAsia="ja-JP"/>
              </w:rPr>
              <w:t>package_id</w:t>
            </w:r>
          </w:p>
        </w:tc>
        <w:tc>
          <w:tcPr>
            <w:tcW w:w="3328" w:type="dxa"/>
            <w:shd w:val="clear" w:color="auto" w:fill="auto"/>
            <w:noWrap/>
            <w:vAlign w:val="center"/>
          </w:tcPr>
          <w:p w14:paraId="183729CD" w14:textId="77777777" w:rsidR="00AF5C46" w:rsidRPr="009B247F" w:rsidRDefault="00AF5C46" w:rsidP="00ED0193">
            <w:pPr>
              <w:jc w:val="left"/>
              <w:rPr>
                <w:noProof/>
                <w:sz w:val="26"/>
                <w:szCs w:val="26"/>
                <w:lang w:val="vi-VN" w:eastAsia="ja-JP"/>
              </w:rPr>
            </w:pPr>
          </w:p>
        </w:tc>
        <w:tc>
          <w:tcPr>
            <w:tcW w:w="2693" w:type="dxa"/>
            <w:shd w:val="clear" w:color="auto" w:fill="auto"/>
            <w:noWrap/>
            <w:vAlign w:val="center"/>
          </w:tcPr>
          <w:p w14:paraId="174B6E40" w14:textId="77777777" w:rsidR="00AF5C46" w:rsidRPr="009B247F" w:rsidRDefault="00AF5C46" w:rsidP="00ED0193">
            <w:pPr>
              <w:jc w:val="left"/>
              <w:rPr>
                <w:noProof/>
                <w:sz w:val="26"/>
                <w:szCs w:val="26"/>
                <w:lang w:eastAsia="ja-JP"/>
              </w:rPr>
            </w:pPr>
          </w:p>
        </w:tc>
      </w:tr>
      <w:tr w:rsidR="00DE7CC0" w:rsidRPr="009B247F" w14:paraId="5681BFD4" w14:textId="77777777" w:rsidTr="00866236">
        <w:trPr>
          <w:trHeight w:val="600"/>
        </w:trPr>
        <w:tc>
          <w:tcPr>
            <w:tcW w:w="1775" w:type="dxa"/>
            <w:shd w:val="clear" w:color="auto" w:fill="auto"/>
            <w:noWrap/>
            <w:vAlign w:val="center"/>
            <w:hideMark/>
          </w:tcPr>
          <w:p w14:paraId="2CCF003A" w14:textId="77777777" w:rsidR="00DE7CC0" w:rsidRPr="009B247F" w:rsidRDefault="00DE7CC0" w:rsidP="00ED0193">
            <w:pPr>
              <w:jc w:val="left"/>
              <w:rPr>
                <w:noProof/>
                <w:sz w:val="26"/>
                <w:szCs w:val="26"/>
                <w:lang w:eastAsia="ja-JP"/>
              </w:rPr>
            </w:pPr>
            <w:r w:rsidRPr="009B247F">
              <w:rPr>
                <w:noProof/>
                <w:sz w:val="26"/>
                <w:szCs w:val="26"/>
                <w:lang w:eastAsia="ja-JP"/>
              </w:rPr>
              <w:t xml:space="preserve">title </w:t>
            </w:r>
          </w:p>
          <w:p w14:paraId="1C488D03" w14:textId="77777777" w:rsidR="00DE7CC0" w:rsidRPr="009B247F" w:rsidRDefault="00DE7CC0" w:rsidP="00ED0193">
            <w:pPr>
              <w:jc w:val="left"/>
              <w:rPr>
                <w:noProof/>
                <w:sz w:val="26"/>
                <w:szCs w:val="26"/>
                <w:lang w:eastAsia="ja-JP"/>
              </w:rPr>
            </w:pPr>
          </w:p>
        </w:tc>
        <w:tc>
          <w:tcPr>
            <w:tcW w:w="3328" w:type="dxa"/>
            <w:shd w:val="clear" w:color="auto" w:fill="auto"/>
            <w:noWrap/>
            <w:vAlign w:val="center"/>
            <w:hideMark/>
          </w:tcPr>
          <w:p w14:paraId="26565AB2"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hideMark/>
          </w:tcPr>
          <w:p w14:paraId="59E237C1" w14:textId="77777777" w:rsidR="00DE7CC0" w:rsidRPr="009B247F" w:rsidRDefault="00DE7CC0" w:rsidP="00ED0193">
            <w:pPr>
              <w:jc w:val="left"/>
              <w:rPr>
                <w:noProof/>
                <w:sz w:val="26"/>
                <w:szCs w:val="26"/>
                <w:lang w:eastAsia="ja-JP"/>
              </w:rPr>
            </w:pPr>
            <w:r w:rsidRPr="009B247F">
              <w:rPr>
                <w:noProof/>
                <w:sz w:val="26"/>
                <w:szCs w:val="26"/>
                <w:lang w:eastAsia="ja-JP"/>
              </w:rPr>
              <w:t>Tên gói thầu</w:t>
            </w:r>
          </w:p>
        </w:tc>
      </w:tr>
      <w:tr w:rsidR="00DE7CC0" w:rsidRPr="009B247F" w14:paraId="09F8635F" w14:textId="77777777" w:rsidTr="00866236">
        <w:trPr>
          <w:trHeight w:val="600"/>
        </w:trPr>
        <w:tc>
          <w:tcPr>
            <w:tcW w:w="1775" w:type="dxa"/>
            <w:shd w:val="clear" w:color="auto" w:fill="auto"/>
            <w:noWrap/>
            <w:vAlign w:val="center"/>
          </w:tcPr>
          <w:p w14:paraId="4AA90441" w14:textId="77777777" w:rsidR="00DE7CC0" w:rsidRPr="009B247F" w:rsidRDefault="00DE7CC0" w:rsidP="00ED0193">
            <w:pPr>
              <w:jc w:val="left"/>
              <w:rPr>
                <w:noProof/>
                <w:sz w:val="26"/>
                <w:szCs w:val="26"/>
                <w:lang w:eastAsia="ja-JP"/>
              </w:rPr>
            </w:pPr>
            <w:r w:rsidRPr="009B247F">
              <w:rPr>
                <w:noProof/>
                <w:sz w:val="26"/>
                <w:szCs w:val="26"/>
                <w:lang w:eastAsia="ja-JP"/>
              </w:rPr>
              <w:t>link</w:t>
            </w:r>
          </w:p>
        </w:tc>
        <w:tc>
          <w:tcPr>
            <w:tcW w:w="3328" w:type="dxa"/>
            <w:shd w:val="clear" w:color="auto" w:fill="auto"/>
            <w:noWrap/>
            <w:vAlign w:val="center"/>
          </w:tcPr>
          <w:p w14:paraId="5114FC17" w14:textId="77777777" w:rsidR="00DE7CC0" w:rsidRPr="009B247F" w:rsidRDefault="00DE7CC0" w:rsidP="00ED0193">
            <w:pPr>
              <w:jc w:val="left"/>
              <w:rPr>
                <w:noProof/>
                <w:sz w:val="26"/>
                <w:szCs w:val="26"/>
                <w:lang w:eastAsia="ja-JP"/>
              </w:rPr>
            </w:pPr>
            <w:r w:rsidRPr="009B247F">
              <w:rPr>
                <w:noProof/>
                <w:sz w:val="26"/>
                <w:szCs w:val="26"/>
                <w:lang w:val="vi-VN" w:eastAsia="ja-JP"/>
              </w:rPr>
              <w:t>Varchar</w:t>
            </w:r>
          </w:p>
        </w:tc>
        <w:tc>
          <w:tcPr>
            <w:tcW w:w="2693" w:type="dxa"/>
            <w:shd w:val="clear" w:color="auto" w:fill="auto"/>
            <w:noWrap/>
            <w:vAlign w:val="center"/>
          </w:tcPr>
          <w:p w14:paraId="2D17ED53" w14:textId="77777777" w:rsidR="00DE7CC0" w:rsidRPr="009B247F" w:rsidRDefault="00DE7CC0" w:rsidP="00ED0193">
            <w:pPr>
              <w:jc w:val="left"/>
              <w:rPr>
                <w:noProof/>
                <w:sz w:val="26"/>
                <w:szCs w:val="26"/>
                <w:lang w:eastAsia="ja-JP"/>
              </w:rPr>
            </w:pPr>
            <w:r w:rsidRPr="009B247F">
              <w:rPr>
                <w:noProof/>
                <w:sz w:val="26"/>
                <w:szCs w:val="26"/>
                <w:lang w:eastAsia="ja-JP"/>
              </w:rPr>
              <w:t>Địa chỉ gói thầu</w:t>
            </w:r>
          </w:p>
        </w:tc>
      </w:tr>
      <w:tr w:rsidR="00DE7CC0" w:rsidRPr="009B247F" w14:paraId="03D586EA" w14:textId="77777777" w:rsidTr="00866236">
        <w:trPr>
          <w:trHeight w:val="600"/>
        </w:trPr>
        <w:tc>
          <w:tcPr>
            <w:tcW w:w="1775" w:type="dxa"/>
            <w:shd w:val="clear" w:color="auto" w:fill="auto"/>
            <w:noWrap/>
            <w:vAlign w:val="center"/>
          </w:tcPr>
          <w:p w14:paraId="1908DB4D" w14:textId="77777777" w:rsidR="00DE7CC0" w:rsidRPr="009B247F" w:rsidRDefault="00DE7CC0" w:rsidP="00ED0193">
            <w:pPr>
              <w:jc w:val="left"/>
              <w:rPr>
                <w:noProof/>
                <w:sz w:val="26"/>
                <w:szCs w:val="26"/>
                <w:lang w:eastAsia="ja-JP"/>
              </w:rPr>
            </w:pPr>
            <w:r w:rsidRPr="009B247F">
              <w:rPr>
                <w:noProof/>
                <w:sz w:val="26"/>
                <w:szCs w:val="26"/>
                <w:lang w:eastAsia="ja-JP"/>
              </w:rPr>
              <w:t>bidder</w:t>
            </w:r>
          </w:p>
        </w:tc>
        <w:tc>
          <w:tcPr>
            <w:tcW w:w="3328" w:type="dxa"/>
            <w:shd w:val="clear" w:color="auto" w:fill="auto"/>
            <w:noWrap/>
            <w:vAlign w:val="center"/>
          </w:tcPr>
          <w:p w14:paraId="03D1DDC3"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tcPr>
          <w:p w14:paraId="25352B94" w14:textId="77777777" w:rsidR="00DE7CC0" w:rsidRPr="009B247F" w:rsidRDefault="00DE7CC0" w:rsidP="00ED0193">
            <w:pPr>
              <w:jc w:val="left"/>
              <w:rPr>
                <w:noProof/>
                <w:sz w:val="26"/>
                <w:szCs w:val="26"/>
                <w:lang w:eastAsia="ja-JP"/>
              </w:rPr>
            </w:pPr>
            <w:r w:rsidRPr="009B247F">
              <w:rPr>
                <w:noProof/>
                <w:sz w:val="26"/>
                <w:szCs w:val="26"/>
                <w:lang w:eastAsia="ja-JP"/>
              </w:rPr>
              <w:t>Bên mời thầu</w:t>
            </w:r>
          </w:p>
        </w:tc>
      </w:tr>
      <w:tr w:rsidR="00DE7CC0" w:rsidRPr="009B247F" w14:paraId="6CE5D327" w14:textId="77777777" w:rsidTr="00866236">
        <w:trPr>
          <w:trHeight w:val="600"/>
        </w:trPr>
        <w:tc>
          <w:tcPr>
            <w:tcW w:w="1775" w:type="dxa"/>
            <w:shd w:val="clear" w:color="auto" w:fill="auto"/>
            <w:noWrap/>
            <w:vAlign w:val="center"/>
          </w:tcPr>
          <w:p w14:paraId="31A570B0" w14:textId="77777777" w:rsidR="00DE7CC0" w:rsidRPr="009B247F" w:rsidRDefault="00DE7CC0" w:rsidP="00ED0193">
            <w:pPr>
              <w:jc w:val="left"/>
              <w:rPr>
                <w:noProof/>
                <w:sz w:val="26"/>
                <w:szCs w:val="26"/>
                <w:lang w:eastAsia="ja-JP"/>
              </w:rPr>
            </w:pPr>
            <w:r w:rsidRPr="009B247F">
              <w:rPr>
                <w:noProof/>
                <w:sz w:val="26"/>
                <w:szCs w:val="26"/>
                <w:lang w:eastAsia="ja-JP"/>
              </w:rPr>
              <w:t>cate_id</w:t>
            </w:r>
          </w:p>
        </w:tc>
        <w:tc>
          <w:tcPr>
            <w:tcW w:w="3328" w:type="dxa"/>
            <w:shd w:val="clear" w:color="auto" w:fill="auto"/>
            <w:noWrap/>
            <w:vAlign w:val="center"/>
          </w:tcPr>
          <w:p w14:paraId="32E0D3D3" w14:textId="77777777" w:rsidR="00DE7CC0" w:rsidRPr="009B247F" w:rsidRDefault="00DE7CC0" w:rsidP="00ED0193">
            <w:pPr>
              <w:jc w:val="left"/>
              <w:rPr>
                <w:noProof/>
                <w:sz w:val="26"/>
                <w:szCs w:val="26"/>
                <w:lang w:eastAsia="ja-JP"/>
              </w:rPr>
            </w:pPr>
            <w:r w:rsidRPr="009B247F">
              <w:rPr>
                <w:noProof/>
                <w:sz w:val="26"/>
                <w:szCs w:val="26"/>
                <w:lang w:eastAsia="ja-JP"/>
              </w:rPr>
              <w:t>Varchar</w:t>
            </w:r>
          </w:p>
        </w:tc>
        <w:tc>
          <w:tcPr>
            <w:tcW w:w="2693" w:type="dxa"/>
            <w:shd w:val="clear" w:color="auto" w:fill="auto"/>
            <w:noWrap/>
            <w:vAlign w:val="center"/>
          </w:tcPr>
          <w:p w14:paraId="762B0EDB" w14:textId="77777777" w:rsidR="00DE7CC0" w:rsidRPr="009B247F" w:rsidRDefault="00DE7CC0" w:rsidP="00ED0193">
            <w:pPr>
              <w:jc w:val="left"/>
              <w:rPr>
                <w:noProof/>
                <w:sz w:val="26"/>
                <w:szCs w:val="26"/>
                <w:lang w:eastAsia="ja-JP"/>
              </w:rPr>
            </w:pPr>
            <w:r w:rsidRPr="009B247F">
              <w:rPr>
                <w:noProof/>
                <w:sz w:val="26"/>
                <w:szCs w:val="26"/>
                <w:lang w:eastAsia="ja-JP"/>
              </w:rPr>
              <w:t xml:space="preserve">Mã lĩnh vực </w:t>
            </w:r>
          </w:p>
        </w:tc>
      </w:tr>
      <w:tr w:rsidR="00DE7CC0" w:rsidRPr="009B247F" w14:paraId="79A50950" w14:textId="77777777" w:rsidTr="00866236">
        <w:trPr>
          <w:trHeight w:val="600"/>
        </w:trPr>
        <w:tc>
          <w:tcPr>
            <w:tcW w:w="1775" w:type="dxa"/>
            <w:shd w:val="clear" w:color="auto" w:fill="auto"/>
            <w:noWrap/>
            <w:vAlign w:val="center"/>
          </w:tcPr>
          <w:p w14:paraId="47E27913" w14:textId="77777777" w:rsidR="00DE7CC0" w:rsidRPr="009B247F" w:rsidRDefault="00DE7CC0" w:rsidP="00ED0193">
            <w:pPr>
              <w:jc w:val="left"/>
              <w:rPr>
                <w:noProof/>
                <w:sz w:val="26"/>
                <w:szCs w:val="26"/>
                <w:lang w:eastAsia="ja-JP"/>
              </w:rPr>
            </w:pPr>
            <w:r w:rsidRPr="009B247F">
              <w:rPr>
                <w:noProof/>
                <w:sz w:val="26"/>
                <w:szCs w:val="26"/>
                <w:lang w:eastAsia="ja-JP"/>
              </w:rPr>
              <w:t>hided</w:t>
            </w:r>
          </w:p>
        </w:tc>
        <w:tc>
          <w:tcPr>
            <w:tcW w:w="3328" w:type="dxa"/>
            <w:shd w:val="clear" w:color="auto" w:fill="auto"/>
            <w:noWrap/>
            <w:vAlign w:val="center"/>
          </w:tcPr>
          <w:p w14:paraId="564BBC1F" w14:textId="77777777" w:rsidR="00DE7CC0" w:rsidRPr="009B247F" w:rsidRDefault="00DE7CC0" w:rsidP="00ED0193">
            <w:pPr>
              <w:jc w:val="left"/>
              <w:rPr>
                <w:noProof/>
                <w:sz w:val="26"/>
                <w:szCs w:val="26"/>
                <w:lang w:eastAsia="ja-JP"/>
              </w:rPr>
            </w:pPr>
            <w:r w:rsidRPr="009B247F">
              <w:rPr>
                <w:noProof/>
                <w:sz w:val="26"/>
                <w:szCs w:val="26"/>
                <w:lang w:eastAsia="ja-JP"/>
              </w:rPr>
              <w:t>Integer</w:t>
            </w:r>
          </w:p>
        </w:tc>
        <w:tc>
          <w:tcPr>
            <w:tcW w:w="2693" w:type="dxa"/>
            <w:shd w:val="clear" w:color="auto" w:fill="auto"/>
            <w:noWrap/>
            <w:vAlign w:val="center"/>
          </w:tcPr>
          <w:p w14:paraId="327CD285" w14:textId="77777777" w:rsidR="00DE7CC0" w:rsidRPr="009B247F" w:rsidRDefault="00DE7CC0" w:rsidP="00ED0193">
            <w:pPr>
              <w:jc w:val="left"/>
              <w:rPr>
                <w:noProof/>
                <w:sz w:val="26"/>
                <w:szCs w:val="26"/>
                <w:lang w:eastAsia="ja-JP"/>
              </w:rPr>
            </w:pPr>
            <w:r w:rsidRPr="009B247F">
              <w:rPr>
                <w:noProof/>
                <w:sz w:val="26"/>
                <w:szCs w:val="26"/>
                <w:lang w:eastAsia="ja-JP"/>
              </w:rPr>
              <w:t>Ẩn/ hiện gói thầu</w:t>
            </w:r>
          </w:p>
        </w:tc>
      </w:tr>
      <w:tr w:rsidR="00DE7CC0" w:rsidRPr="009B247F" w14:paraId="6542F3D0" w14:textId="77777777" w:rsidTr="00866236">
        <w:trPr>
          <w:trHeight w:val="600"/>
        </w:trPr>
        <w:tc>
          <w:tcPr>
            <w:tcW w:w="17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632977" w14:textId="77777777" w:rsidR="00DE7CC0" w:rsidRPr="009B247F" w:rsidRDefault="00DE7CC0" w:rsidP="00ED0193">
            <w:pPr>
              <w:jc w:val="left"/>
              <w:rPr>
                <w:noProof/>
                <w:sz w:val="26"/>
                <w:szCs w:val="26"/>
                <w:lang w:eastAsia="ja-JP"/>
              </w:rPr>
            </w:pPr>
            <w:r w:rsidRPr="009B247F">
              <w:rPr>
                <w:noProof/>
                <w:sz w:val="26"/>
                <w:szCs w:val="26"/>
                <w:lang w:eastAsia="ja-JP"/>
              </w:rPr>
              <w:t>created_at</w:t>
            </w:r>
          </w:p>
        </w:tc>
        <w:tc>
          <w:tcPr>
            <w:tcW w:w="33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3A872F" w14:textId="77777777" w:rsidR="00DE7CC0" w:rsidRPr="009B247F" w:rsidRDefault="00DE7CC0" w:rsidP="00ED0193">
            <w:pPr>
              <w:jc w:val="left"/>
              <w:rPr>
                <w:noProof/>
                <w:sz w:val="26"/>
                <w:szCs w:val="26"/>
                <w:lang w:eastAsia="ja-JP"/>
              </w:rPr>
            </w:pPr>
            <w:r w:rsidRPr="009B247F">
              <w:rPr>
                <w:noProof/>
                <w:sz w:val="26"/>
                <w:szCs w:val="26"/>
                <w:lang w:eastAsia="ja-JP"/>
              </w:rPr>
              <w:t>timestamp</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60DE74" w14:textId="77777777" w:rsidR="00DE7CC0" w:rsidRPr="009B247F" w:rsidRDefault="00DE7CC0" w:rsidP="00ED0193">
            <w:pPr>
              <w:jc w:val="left"/>
              <w:rPr>
                <w:noProof/>
                <w:sz w:val="26"/>
                <w:szCs w:val="26"/>
                <w:lang w:eastAsia="ja-JP"/>
              </w:rPr>
            </w:pPr>
            <w:r w:rsidRPr="009B247F">
              <w:rPr>
                <w:noProof/>
                <w:sz w:val="26"/>
                <w:szCs w:val="26"/>
                <w:lang w:eastAsia="ja-JP"/>
              </w:rPr>
              <w:t>Thời gian tạo gói thầu</w:t>
            </w:r>
          </w:p>
        </w:tc>
      </w:tr>
      <w:tr w:rsidR="00DE7CC0" w:rsidRPr="009B247F" w14:paraId="268F53A4" w14:textId="77777777" w:rsidTr="00866236">
        <w:trPr>
          <w:trHeight w:val="600"/>
        </w:trPr>
        <w:tc>
          <w:tcPr>
            <w:tcW w:w="17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904D26" w14:textId="77777777" w:rsidR="00DE7CC0" w:rsidRPr="009B247F" w:rsidRDefault="00DE7CC0" w:rsidP="00ED0193">
            <w:pPr>
              <w:jc w:val="left"/>
              <w:rPr>
                <w:noProof/>
                <w:sz w:val="26"/>
                <w:szCs w:val="26"/>
                <w:lang w:eastAsia="ja-JP"/>
              </w:rPr>
            </w:pPr>
            <w:r w:rsidRPr="009B247F">
              <w:rPr>
                <w:noProof/>
                <w:sz w:val="26"/>
                <w:szCs w:val="26"/>
                <w:lang w:eastAsia="ja-JP"/>
              </w:rPr>
              <w:t xml:space="preserve">updated_at </w:t>
            </w:r>
          </w:p>
        </w:tc>
        <w:tc>
          <w:tcPr>
            <w:tcW w:w="33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EC9BCC" w14:textId="77777777" w:rsidR="00DE7CC0" w:rsidRPr="009B247F" w:rsidRDefault="00DE7CC0" w:rsidP="00ED0193">
            <w:pPr>
              <w:jc w:val="left"/>
              <w:rPr>
                <w:noProof/>
                <w:sz w:val="26"/>
                <w:szCs w:val="26"/>
                <w:lang w:eastAsia="ja-JP"/>
              </w:rPr>
            </w:pPr>
            <w:r w:rsidRPr="009B247F">
              <w:rPr>
                <w:noProof/>
                <w:sz w:val="26"/>
                <w:szCs w:val="26"/>
                <w:lang w:eastAsia="ja-JP"/>
              </w:rPr>
              <w:t>Timestamp</w:t>
            </w:r>
          </w:p>
        </w:tc>
        <w:tc>
          <w:tcPr>
            <w:tcW w:w="269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21B7A8" w14:textId="77777777" w:rsidR="00DE7CC0" w:rsidRPr="009B247F" w:rsidRDefault="00DE7CC0" w:rsidP="00ED0193">
            <w:pPr>
              <w:jc w:val="left"/>
              <w:rPr>
                <w:noProof/>
                <w:sz w:val="26"/>
                <w:szCs w:val="26"/>
                <w:lang w:eastAsia="ja-JP"/>
              </w:rPr>
            </w:pPr>
            <w:r w:rsidRPr="009B247F">
              <w:rPr>
                <w:noProof/>
                <w:sz w:val="26"/>
                <w:szCs w:val="26"/>
                <w:lang w:eastAsia="ja-JP"/>
              </w:rPr>
              <w:t>Thời gian cập nhật</w:t>
            </w:r>
          </w:p>
        </w:tc>
      </w:tr>
    </w:tbl>
    <w:p w14:paraId="080EF16E" w14:textId="77777777" w:rsidR="00DE7CC0" w:rsidRPr="009B247F" w:rsidRDefault="00DE7CC0" w:rsidP="00DE7CC0">
      <w:pPr>
        <w:pStyle w:val="ListParagraph"/>
        <w:spacing w:line="240" w:lineRule="auto"/>
        <w:jc w:val="left"/>
        <w:rPr>
          <w:rFonts w:ascii="Times New Roman" w:hAnsi="Times New Roman" w:cs="Times New Roman"/>
          <w:sz w:val="26"/>
          <w:szCs w:val="26"/>
          <w:lang w:val="vi-VN"/>
        </w:rPr>
      </w:pPr>
    </w:p>
    <w:p w14:paraId="4050AFD9" w14:textId="6051F46E" w:rsidR="00DE7CC0" w:rsidRPr="009B247F" w:rsidRDefault="00DE7CC0" w:rsidP="00DE7CC0">
      <w:pPr>
        <w:pStyle w:val="ListParagraph"/>
        <w:numPr>
          <w:ilvl w:val="0"/>
          <w:numId w:val="16"/>
        </w:numPr>
        <w:spacing w:line="240" w:lineRule="auto"/>
        <w:jc w:val="left"/>
        <w:rPr>
          <w:rFonts w:ascii="Times New Roman" w:hAnsi="Times New Roman" w:cs="Times New Roman"/>
          <w:b/>
          <w:noProof/>
          <w:sz w:val="26"/>
          <w:szCs w:val="26"/>
          <w:lang w:val="vi-VN"/>
        </w:rPr>
      </w:pPr>
      <w:r w:rsidRPr="009B247F">
        <w:rPr>
          <w:rFonts w:ascii="Times New Roman" w:hAnsi="Times New Roman" w:cs="Times New Roman"/>
          <w:b/>
          <w:noProof/>
          <w:sz w:val="26"/>
          <w:szCs w:val="26"/>
        </w:rPr>
        <w:t>Thực thể</w:t>
      </w:r>
      <w:r w:rsidR="008B6AA4" w:rsidRPr="009B247F">
        <w:rPr>
          <w:rFonts w:ascii="Times New Roman" w:hAnsi="Times New Roman" w:cs="Times New Roman"/>
          <w:b/>
          <w:noProof/>
          <w:sz w:val="26"/>
          <w:szCs w:val="26"/>
        </w:rPr>
        <w:t xml:space="preserve"> k</w:t>
      </w:r>
      <w:r w:rsidRPr="009B247F">
        <w:rPr>
          <w:rFonts w:ascii="Times New Roman" w:hAnsi="Times New Roman" w:cs="Times New Roman"/>
          <w:b/>
          <w:noProof/>
          <w:sz w:val="26"/>
          <w:szCs w:val="26"/>
        </w:rPr>
        <w:t>eywords</w:t>
      </w:r>
    </w:p>
    <w:p w14:paraId="7276FC15" w14:textId="7D446200" w:rsidR="00DE7CC0" w:rsidRPr="009B247F" w:rsidRDefault="00DE7CC0" w:rsidP="00DE7CC0">
      <w:pPr>
        <w:pStyle w:val="ListParagraph"/>
        <w:spacing w:line="240" w:lineRule="auto"/>
        <w:jc w:val="left"/>
        <w:rPr>
          <w:rFonts w:ascii="Times New Roman" w:hAnsi="Times New Roman" w:cs="Times New Roman"/>
          <w:noProof/>
          <w:sz w:val="26"/>
          <w:szCs w:val="26"/>
          <w:lang w:val="vi-VN"/>
        </w:rPr>
      </w:pPr>
      <w:r w:rsidRPr="009B247F">
        <w:rPr>
          <w:rFonts w:ascii="Times New Roman" w:hAnsi="Times New Roman" w:cs="Times New Roman"/>
          <w:noProof/>
          <w:sz w:val="26"/>
          <w:szCs w:val="26"/>
          <w:lang w:val="vi-VN"/>
        </w:rPr>
        <w:t xml:space="preserve">Thể hiện thông tin về từ khóa người </w:t>
      </w:r>
      <w:r w:rsidR="00C73606" w:rsidRPr="009B247F">
        <w:rPr>
          <w:rFonts w:ascii="Times New Roman" w:hAnsi="Times New Roman" w:cs="Times New Roman"/>
          <w:noProof/>
          <w:sz w:val="26"/>
          <w:szCs w:val="26"/>
          <w:lang w:val="vi-VN"/>
        </w:rPr>
        <w:t>sử dụng</w:t>
      </w:r>
      <w:r w:rsidRPr="009B247F">
        <w:rPr>
          <w:rFonts w:ascii="Times New Roman" w:hAnsi="Times New Roman" w:cs="Times New Roman"/>
          <w:noProof/>
          <w:sz w:val="26"/>
          <w:szCs w:val="26"/>
          <w:lang w:val="vi-VN"/>
        </w:rPr>
        <w:t xml:space="preserve"> nhập vào.</w:t>
      </w:r>
    </w:p>
    <w:p w14:paraId="1133C7CD" w14:textId="68FA8BF4" w:rsidR="00DE7CC0" w:rsidRPr="009B247F" w:rsidRDefault="008B6AA4" w:rsidP="008B6AA4">
      <w:pPr>
        <w:pStyle w:val="Caption"/>
        <w:rPr>
          <w:rFonts w:ascii="Times New Roman" w:hAnsi="Times New Roman" w:cs="Times New Roman"/>
          <w:noProof/>
          <w:sz w:val="26"/>
          <w:szCs w:val="26"/>
          <w:lang w:val="vi-VN"/>
        </w:rPr>
      </w:pPr>
      <w:r w:rsidRPr="009B247F">
        <w:rPr>
          <w:rFonts w:ascii="Times New Roman" w:hAnsi="Times New Roman" w:cs="Times New Roman"/>
          <w:noProof/>
          <w:sz w:val="26"/>
          <w:szCs w:val="26"/>
          <w:lang w:val="vi-VN"/>
        </w:rPr>
        <w:t xml:space="preserve">       </w:t>
      </w:r>
      <w:bookmarkStart w:id="239" w:name="_Toc482441648"/>
      <w:r w:rsidRPr="009B247F">
        <w:rPr>
          <w:rFonts w:ascii="Times New Roman" w:hAnsi="Times New Roman" w:cs="Times New Roman"/>
          <w:sz w:val="26"/>
          <w:szCs w:val="26"/>
          <w:lang w:val="vi-VN"/>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vi-VN"/>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vi-VN"/>
        </w:rPr>
        <w:t>5</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vi-VN"/>
        </w:rPr>
        <w:t xml:space="preserve">: </w:t>
      </w:r>
      <w:r w:rsidRPr="009B247F">
        <w:rPr>
          <w:rFonts w:ascii="Times New Roman" w:hAnsi="Times New Roman" w:cs="Times New Roman"/>
          <w:noProof/>
          <w:sz w:val="26"/>
          <w:szCs w:val="26"/>
          <w:lang w:val="vi-VN"/>
        </w:rPr>
        <w:t>Các thuộc tính của thực thể keywords</w:t>
      </w:r>
      <w:bookmarkEnd w:id="239"/>
    </w:p>
    <w:tbl>
      <w:tblPr>
        <w:tblW w:w="779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328"/>
        <w:gridCol w:w="2693"/>
      </w:tblGrid>
      <w:tr w:rsidR="00DE7CC0" w:rsidRPr="009B247F" w14:paraId="770D8EE1" w14:textId="77777777" w:rsidTr="00866236">
        <w:trPr>
          <w:trHeight w:val="585"/>
        </w:trPr>
        <w:tc>
          <w:tcPr>
            <w:tcW w:w="1775" w:type="dxa"/>
            <w:shd w:val="clear" w:color="000000" w:fill="9BC2E6"/>
            <w:noWrap/>
            <w:vAlign w:val="center"/>
            <w:hideMark/>
          </w:tcPr>
          <w:p w14:paraId="0A84C005" w14:textId="77777777" w:rsidR="00DE7CC0" w:rsidRPr="009B247F" w:rsidRDefault="00DE7CC0" w:rsidP="005A39FB">
            <w:pPr>
              <w:jc w:val="left"/>
              <w:rPr>
                <w:noProof/>
                <w:sz w:val="26"/>
                <w:szCs w:val="26"/>
                <w:lang w:val="vi-VN" w:eastAsia="ja-JP"/>
              </w:rPr>
            </w:pPr>
            <w:r w:rsidRPr="009B247F">
              <w:rPr>
                <w:noProof/>
                <w:sz w:val="26"/>
                <w:szCs w:val="26"/>
                <w:lang w:val="vi-VN" w:eastAsia="ja-JP"/>
              </w:rPr>
              <w:t>Thuộc tính</w:t>
            </w:r>
          </w:p>
        </w:tc>
        <w:tc>
          <w:tcPr>
            <w:tcW w:w="3328" w:type="dxa"/>
            <w:shd w:val="clear" w:color="000000" w:fill="9BC2E6"/>
            <w:noWrap/>
            <w:vAlign w:val="center"/>
            <w:hideMark/>
          </w:tcPr>
          <w:p w14:paraId="21C72A4E" w14:textId="77777777" w:rsidR="00DE7CC0" w:rsidRPr="009B247F" w:rsidRDefault="00DE7CC0" w:rsidP="005A39FB">
            <w:pPr>
              <w:jc w:val="left"/>
              <w:rPr>
                <w:noProof/>
                <w:sz w:val="26"/>
                <w:szCs w:val="26"/>
                <w:lang w:val="vi-VN" w:eastAsia="ja-JP"/>
              </w:rPr>
            </w:pPr>
            <w:r w:rsidRPr="009B247F">
              <w:rPr>
                <w:noProof/>
                <w:sz w:val="26"/>
                <w:szCs w:val="26"/>
                <w:lang w:val="vi-VN" w:eastAsia="ja-JP"/>
              </w:rPr>
              <w:t>Kiểu dữ liệu</w:t>
            </w:r>
          </w:p>
        </w:tc>
        <w:tc>
          <w:tcPr>
            <w:tcW w:w="2693" w:type="dxa"/>
            <w:shd w:val="clear" w:color="000000" w:fill="9BC2E6"/>
            <w:noWrap/>
            <w:vAlign w:val="center"/>
            <w:hideMark/>
          </w:tcPr>
          <w:p w14:paraId="70AEA56F" w14:textId="77777777" w:rsidR="00DE7CC0" w:rsidRPr="009B247F" w:rsidRDefault="00DE7CC0" w:rsidP="005A39FB">
            <w:pPr>
              <w:jc w:val="left"/>
              <w:rPr>
                <w:noProof/>
                <w:sz w:val="26"/>
                <w:szCs w:val="26"/>
                <w:lang w:val="vi-VN" w:eastAsia="ja-JP"/>
              </w:rPr>
            </w:pPr>
            <w:r w:rsidRPr="009B247F">
              <w:rPr>
                <w:noProof/>
                <w:sz w:val="26"/>
                <w:szCs w:val="26"/>
                <w:lang w:val="vi-VN" w:eastAsia="ja-JP"/>
              </w:rPr>
              <w:t>Mô tả</w:t>
            </w:r>
          </w:p>
        </w:tc>
      </w:tr>
      <w:tr w:rsidR="00DE7CC0" w:rsidRPr="009B247F" w14:paraId="7BC3A220" w14:textId="77777777" w:rsidTr="00866236">
        <w:trPr>
          <w:trHeight w:val="600"/>
        </w:trPr>
        <w:tc>
          <w:tcPr>
            <w:tcW w:w="1775" w:type="dxa"/>
            <w:shd w:val="clear" w:color="auto" w:fill="auto"/>
            <w:noWrap/>
            <w:vAlign w:val="center"/>
            <w:hideMark/>
          </w:tcPr>
          <w:p w14:paraId="5E2F3BCE" w14:textId="346A972C" w:rsidR="00DE7CC0" w:rsidRPr="009B247F" w:rsidRDefault="00AF5C46" w:rsidP="00ED0193">
            <w:pPr>
              <w:jc w:val="left"/>
              <w:rPr>
                <w:noProof/>
                <w:sz w:val="26"/>
                <w:szCs w:val="26"/>
                <w:lang w:eastAsia="ja-JP"/>
              </w:rPr>
            </w:pPr>
            <w:r>
              <w:rPr>
                <w:noProof/>
                <w:sz w:val="26"/>
                <w:szCs w:val="26"/>
                <w:lang w:eastAsia="ja-JP"/>
              </w:rPr>
              <w:t>keyword_</w:t>
            </w:r>
            <w:r w:rsidR="00DE7CC0" w:rsidRPr="009B247F">
              <w:rPr>
                <w:noProof/>
                <w:sz w:val="26"/>
                <w:szCs w:val="26"/>
                <w:lang w:eastAsia="ja-JP"/>
              </w:rPr>
              <w:t>id (increments)</w:t>
            </w:r>
          </w:p>
        </w:tc>
        <w:tc>
          <w:tcPr>
            <w:tcW w:w="3328" w:type="dxa"/>
            <w:shd w:val="clear" w:color="auto" w:fill="auto"/>
            <w:noWrap/>
            <w:vAlign w:val="center"/>
            <w:hideMark/>
          </w:tcPr>
          <w:p w14:paraId="55164798"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hideMark/>
          </w:tcPr>
          <w:p w14:paraId="52C5726D" w14:textId="77777777" w:rsidR="00DE7CC0" w:rsidRPr="009B247F" w:rsidRDefault="00DE7CC0" w:rsidP="00ED0193">
            <w:pPr>
              <w:jc w:val="left"/>
              <w:rPr>
                <w:noProof/>
                <w:sz w:val="26"/>
                <w:szCs w:val="26"/>
                <w:lang w:eastAsia="ja-JP"/>
              </w:rPr>
            </w:pPr>
            <w:r w:rsidRPr="009B247F">
              <w:rPr>
                <w:noProof/>
                <w:sz w:val="26"/>
                <w:szCs w:val="26"/>
                <w:lang w:eastAsia="ja-JP"/>
              </w:rPr>
              <w:t>Mã số từ khóa</w:t>
            </w:r>
          </w:p>
        </w:tc>
      </w:tr>
      <w:tr w:rsidR="00DE7CC0" w:rsidRPr="009B247F" w14:paraId="252E333F" w14:textId="77777777" w:rsidTr="00866236">
        <w:trPr>
          <w:trHeight w:val="600"/>
        </w:trPr>
        <w:tc>
          <w:tcPr>
            <w:tcW w:w="1775" w:type="dxa"/>
            <w:shd w:val="clear" w:color="auto" w:fill="auto"/>
            <w:noWrap/>
            <w:vAlign w:val="center"/>
          </w:tcPr>
          <w:p w14:paraId="1B2FA05C" w14:textId="77777777" w:rsidR="00ED0193" w:rsidRPr="009B247F" w:rsidRDefault="00DE7CC0" w:rsidP="00ED0193">
            <w:pPr>
              <w:jc w:val="left"/>
              <w:rPr>
                <w:noProof/>
                <w:sz w:val="26"/>
                <w:szCs w:val="26"/>
                <w:lang w:eastAsia="ja-JP"/>
              </w:rPr>
            </w:pPr>
            <w:r w:rsidRPr="009B247F">
              <w:rPr>
                <w:noProof/>
                <w:sz w:val="26"/>
                <w:szCs w:val="26"/>
                <w:lang w:eastAsia="ja-JP"/>
              </w:rPr>
              <w:lastRenderedPageBreak/>
              <w:t>user_id</w:t>
            </w:r>
          </w:p>
          <w:p w14:paraId="0D27B148" w14:textId="77777777" w:rsidR="00DE7CC0" w:rsidRPr="009B247F" w:rsidRDefault="00DE7CC0" w:rsidP="00ED0193">
            <w:pPr>
              <w:jc w:val="left"/>
              <w:rPr>
                <w:noProof/>
                <w:sz w:val="26"/>
                <w:szCs w:val="26"/>
                <w:lang w:eastAsia="ja-JP"/>
              </w:rPr>
            </w:pPr>
            <w:r w:rsidRPr="009B247F">
              <w:rPr>
                <w:noProof/>
                <w:sz w:val="26"/>
                <w:szCs w:val="26"/>
                <w:lang w:eastAsia="ja-JP"/>
              </w:rPr>
              <w:t>(Foreign key)</w:t>
            </w:r>
          </w:p>
        </w:tc>
        <w:tc>
          <w:tcPr>
            <w:tcW w:w="3328" w:type="dxa"/>
            <w:shd w:val="clear" w:color="auto" w:fill="auto"/>
            <w:noWrap/>
            <w:vAlign w:val="center"/>
          </w:tcPr>
          <w:p w14:paraId="46C8D20D" w14:textId="77777777" w:rsidR="00DE7CC0" w:rsidRPr="009B247F" w:rsidRDefault="00DE7CC0" w:rsidP="00ED0193">
            <w:pPr>
              <w:jc w:val="left"/>
              <w:rPr>
                <w:noProof/>
                <w:sz w:val="26"/>
                <w:szCs w:val="26"/>
                <w:lang w:eastAsia="ja-JP"/>
              </w:rPr>
            </w:pPr>
            <w:r w:rsidRPr="009B247F">
              <w:rPr>
                <w:noProof/>
                <w:sz w:val="26"/>
                <w:szCs w:val="26"/>
                <w:lang w:val="vi-VN" w:eastAsia="ja-JP"/>
              </w:rPr>
              <w:t>Varchar</w:t>
            </w:r>
          </w:p>
        </w:tc>
        <w:tc>
          <w:tcPr>
            <w:tcW w:w="2693" w:type="dxa"/>
            <w:shd w:val="clear" w:color="auto" w:fill="auto"/>
            <w:noWrap/>
            <w:vAlign w:val="center"/>
          </w:tcPr>
          <w:p w14:paraId="212F0DB9" w14:textId="77777777" w:rsidR="00DE7CC0" w:rsidRPr="009B247F" w:rsidRDefault="00DE7CC0" w:rsidP="00ED0193">
            <w:pPr>
              <w:jc w:val="left"/>
              <w:rPr>
                <w:noProof/>
                <w:sz w:val="26"/>
                <w:szCs w:val="26"/>
                <w:lang w:eastAsia="ja-JP"/>
              </w:rPr>
            </w:pPr>
            <w:r w:rsidRPr="009B247F">
              <w:rPr>
                <w:noProof/>
                <w:sz w:val="26"/>
                <w:szCs w:val="26"/>
                <w:lang w:eastAsia="ja-JP"/>
              </w:rPr>
              <w:t>ID của tài khoản</w:t>
            </w:r>
          </w:p>
        </w:tc>
      </w:tr>
      <w:tr w:rsidR="00DE7CC0" w:rsidRPr="009B247F" w14:paraId="3148811A" w14:textId="77777777" w:rsidTr="00866236">
        <w:trPr>
          <w:trHeight w:val="600"/>
        </w:trPr>
        <w:tc>
          <w:tcPr>
            <w:tcW w:w="1775" w:type="dxa"/>
            <w:shd w:val="clear" w:color="auto" w:fill="auto"/>
            <w:noWrap/>
            <w:vAlign w:val="center"/>
          </w:tcPr>
          <w:p w14:paraId="7870C4D6" w14:textId="77777777" w:rsidR="00DE7CC0" w:rsidRPr="009B247F" w:rsidRDefault="00DE7CC0" w:rsidP="00ED0193">
            <w:pPr>
              <w:jc w:val="left"/>
              <w:rPr>
                <w:noProof/>
                <w:sz w:val="26"/>
                <w:szCs w:val="26"/>
                <w:lang w:eastAsia="ja-JP"/>
              </w:rPr>
            </w:pPr>
            <w:r w:rsidRPr="009B247F">
              <w:rPr>
                <w:noProof/>
                <w:sz w:val="26"/>
                <w:szCs w:val="26"/>
                <w:lang w:eastAsia="ja-JP"/>
              </w:rPr>
              <w:t>keyword</w:t>
            </w:r>
          </w:p>
        </w:tc>
        <w:tc>
          <w:tcPr>
            <w:tcW w:w="3328" w:type="dxa"/>
            <w:shd w:val="clear" w:color="auto" w:fill="auto"/>
            <w:noWrap/>
            <w:vAlign w:val="center"/>
          </w:tcPr>
          <w:p w14:paraId="193C347D"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tcPr>
          <w:p w14:paraId="35B664DF" w14:textId="77777777" w:rsidR="00DE7CC0" w:rsidRPr="009B247F" w:rsidRDefault="00DE7CC0" w:rsidP="00ED0193">
            <w:pPr>
              <w:jc w:val="left"/>
              <w:rPr>
                <w:noProof/>
                <w:sz w:val="26"/>
                <w:szCs w:val="26"/>
                <w:lang w:eastAsia="ja-JP"/>
              </w:rPr>
            </w:pPr>
            <w:r w:rsidRPr="009B247F">
              <w:rPr>
                <w:noProof/>
                <w:sz w:val="26"/>
                <w:szCs w:val="26"/>
                <w:lang w:eastAsia="ja-JP"/>
              </w:rPr>
              <w:t>Từ khóa</w:t>
            </w:r>
          </w:p>
        </w:tc>
      </w:tr>
    </w:tbl>
    <w:p w14:paraId="458D7DDD" w14:textId="2FCEFE82" w:rsidR="00DE7CC0" w:rsidRPr="009B247F" w:rsidRDefault="00DE7CC0" w:rsidP="00DE7CC0">
      <w:pPr>
        <w:spacing w:line="240" w:lineRule="auto"/>
        <w:ind w:left="360"/>
        <w:jc w:val="left"/>
        <w:rPr>
          <w:b/>
          <w:noProof/>
          <w:sz w:val="26"/>
          <w:szCs w:val="26"/>
        </w:rPr>
      </w:pPr>
    </w:p>
    <w:p w14:paraId="602262B2" w14:textId="5AF9325A" w:rsidR="00DE7CC0" w:rsidRPr="009B247F" w:rsidRDefault="00DE7CC0" w:rsidP="00DE7CC0">
      <w:pPr>
        <w:pStyle w:val="ListParagraph"/>
        <w:numPr>
          <w:ilvl w:val="0"/>
          <w:numId w:val="16"/>
        </w:numPr>
        <w:spacing w:line="240" w:lineRule="auto"/>
        <w:jc w:val="left"/>
        <w:rPr>
          <w:rFonts w:ascii="Times New Roman" w:hAnsi="Times New Roman" w:cs="Times New Roman"/>
          <w:b/>
          <w:noProof/>
          <w:sz w:val="26"/>
          <w:szCs w:val="26"/>
          <w:lang w:val="vi-VN"/>
        </w:rPr>
      </w:pPr>
      <w:r w:rsidRPr="009B247F">
        <w:rPr>
          <w:rFonts w:ascii="Times New Roman" w:hAnsi="Times New Roman" w:cs="Times New Roman"/>
          <w:b/>
          <w:noProof/>
          <w:sz w:val="26"/>
          <w:szCs w:val="26"/>
        </w:rPr>
        <w:t>Thực thể</w:t>
      </w:r>
      <w:r w:rsidR="008B6AA4" w:rsidRPr="009B247F">
        <w:rPr>
          <w:rFonts w:ascii="Times New Roman" w:hAnsi="Times New Roman" w:cs="Times New Roman"/>
          <w:b/>
          <w:noProof/>
          <w:sz w:val="26"/>
          <w:szCs w:val="26"/>
        </w:rPr>
        <w:t xml:space="preserve"> sent_e</w:t>
      </w:r>
      <w:r w:rsidRPr="009B247F">
        <w:rPr>
          <w:rFonts w:ascii="Times New Roman" w:hAnsi="Times New Roman" w:cs="Times New Roman"/>
          <w:b/>
          <w:noProof/>
          <w:sz w:val="26"/>
          <w:szCs w:val="26"/>
        </w:rPr>
        <w:t>mail</w:t>
      </w:r>
    </w:p>
    <w:p w14:paraId="22313795" w14:textId="3E80B63D" w:rsidR="00DE7CC0" w:rsidRPr="009B247F" w:rsidRDefault="00DE7CC0" w:rsidP="00DE7CC0">
      <w:pPr>
        <w:pStyle w:val="ListParagraph"/>
        <w:spacing w:line="240" w:lineRule="auto"/>
        <w:jc w:val="left"/>
        <w:rPr>
          <w:rFonts w:ascii="Times New Roman" w:hAnsi="Times New Roman" w:cs="Times New Roman"/>
          <w:noProof/>
          <w:sz w:val="26"/>
          <w:szCs w:val="26"/>
          <w:lang w:val="vi-VN"/>
        </w:rPr>
      </w:pPr>
      <w:r w:rsidRPr="009B247F">
        <w:rPr>
          <w:rFonts w:ascii="Times New Roman" w:hAnsi="Times New Roman" w:cs="Times New Roman"/>
          <w:noProof/>
          <w:sz w:val="26"/>
          <w:szCs w:val="26"/>
          <w:lang w:val="vi-VN"/>
        </w:rPr>
        <w:t xml:space="preserve">Thể hiện thông tin những gói thầu đã gửi đến người </w:t>
      </w:r>
      <w:r w:rsidR="000C6BAB" w:rsidRPr="009B247F">
        <w:rPr>
          <w:rFonts w:ascii="Times New Roman" w:hAnsi="Times New Roman" w:cs="Times New Roman"/>
          <w:noProof/>
          <w:sz w:val="26"/>
          <w:szCs w:val="26"/>
          <w:lang w:val="vi-VN"/>
        </w:rPr>
        <w:t>sử dụng</w:t>
      </w:r>
      <w:r w:rsidRPr="009B247F">
        <w:rPr>
          <w:rFonts w:ascii="Times New Roman" w:hAnsi="Times New Roman" w:cs="Times New Roman"/>
          <w:noProof/>
          <w:sz w:val="26"/>
          <w:szCs w:val="26"/>
          <w:lang w:val="vi-VN"/>
        </w:rPr>
        <w:t>.</w:t>
      </w:r>
    </w:p>
    <w:p w14:paraId="655CB57B" w14:textId="03D293C8" w:rsidR="00DE7CC0" w:rsidRPr="009B247F" w:rsidRDefault="008B6AA4" w:rsidP="008B6AA4">
      <w:pPr>
        <w:pStyle w:val="Caption"/>
        <w:rPr>
          <w:rFonts w:ascii="Times New Roman" w:hAnsi="Times New Roman" w:cs="Times New Roman"/>
          <w:noProof/>
          <w:sz w:val="26"/>
          <w:szCs w:val="26"/>
          <w:lang w:val="vi-VN"/>
        </w:rPr>
      </w:pPr>
      <w:r w:rsidRPr="009B247F">
        <w:rPr>
          <w:rFonts w:ascii="Times New Roman" w:hAnsi="Times New Roman" w:cs="Times New Roman"/>
          <w:sz w:val="26"/>
          <w:szCs w:val="26"/>
          <w:lang w:val="vi-VN"/>
        </w:rPr>
        <w:t xml:space="preserve">       </w:t>
      </w:r>
      <w:bookmarkStart w:id="240" w:name="_Toc482441649"/>
      <w:r w:rsidRPr="009B247F">
        <w:rPr>
          <w:rFonts w:ascii="Times New Roman" w:hAnsi="Times New Roman" w:cs="Times New Roman"/>
          <w:sz w:val="26"/>
          <w:szCs w:val="26"/>
          <w:lang w:val="vi-VN"/>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vi-VN"/>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vi-VN"/>
        </w:rPr>
        <w:t>6</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vi-VN"/>
        </w:rPr>
        <w:t xml:space="preserve">: </w:t>
      </w:r>
      <w:r w:rsidRPr="009B247F">
        <w:rPr>
          <w:rFonts w:ascii="Times New Roman" w:hAnsi="Times New Roman" w:cs="Times New Roman"/>
          <w:noProof/>
          <w:sz w:val="26"/>
          <w:szCs w:val="26"/>
          <w:lang w:val="vi-VN"/>
        </w:rPr>
        <w:t>Các thuộc tính của thực thể sent_email</w:t>
      </w:r>
      <w:bookmarkEnd w:id="240"/>
    </w:p>
    <w:tbl>
      <w:tblPr>
        <w:tblW w:w="779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328"/>
        <w:gridCol w:w="2693"/>
      </w:tblGrid>
      <w:tr w:rsidR="00DE7CC0" w:rsidRPr="009B247F" w14:paraId="3104346B" w14:textId="77777777" w:rsidTr="00866236">
        <w:trPr>
          <w:trHeight w:val="585"/>
        </w:trPr>
        <w:tc>
          <w:tcPr>
            <w:tcW w:w="1775" w:type="dxa"/>
            <w:shd w:val="clear" w:color="000000" w:fill="9BC2E6"/>
            <w:noWrap/>
            <w:vAlign w:val="center"/>
            <w:hideMark/>
          </w:tcPr>
          <w:p w14:paraId="30AB2493" w14:textId="77777777" w:rsidR="00DE7CC0" w:rsidRPr="009B247F" w:rsidRDefault="00DE7CC0" w:rsidP="005A39FB">
            <w:pPr>
              <w:jc w:val="left"/>
              <w:rPr>
                <w:noProof/>
                <w:sz w:val="26"/>
                <w:szCs w:val="26"/>
                <w:lang w:val="vi-VN" w:eastAsia="ja-JP"/>
              </w:rPr>
            </w:pPr>
            <w:r w:rsidRPr="009B247F">
              <w:rPr>
                <w:noProof/>
                <w:sz w:val="26"/>
                <w:szCs w:val="26"/>
                <w:lang w:val="vi-VN" w:eastAsia="ja-JP"/>
              </w:rPr>
              <w:t>Thuộc tính</w:t>
            </w:r>
          </w:p>
        </w:tc>
        <w:tc>
          <w:tcPr>
            <w:tcW w:w="3328" w:type="dxa"/>
            <w:shd w:val="clear" w:color="000000" w:fill="9BC2E6"/>
            <w:noWrap/>
            <w:vAlign w:val="center"/>
            <w:hideMark/>
          </w:tcPr>
          <w:p w14:paraId="30A6DCAB" w14:textId="77777777" w:rsidR="00DE7CC0" w:rsidRPr="009B247F" w:rsidRDefault="00DE7CC0" w:rsidP="005A39FB">
            <w:pPr>
              <w:jc w:val="left"/>
              <w:rPr>
                <w:noProof/>
                <w:sz w:val="26"/>
                <w:szCs w:val="26"/>
                <w:lang w:val="vi-VN" w:eastAsia="ja-JP"/>
              </w:rPr>
            </w:pPr>
            <w:r w:rsidRPr="009B247F">
              <w:rPr>
                <w:noProof/>
                <w:sz w:val="26"/>
                <w:szCs w:val="26"/>
                <w:lang w:val="vi-VN" w:eastAsia="ja-JP"/>
              </w:rPr>
              <w:t>Kiểu dữ liệu</w:t>
            </w:r>
          </w:p>
        </w:tc>
        <w:tc>
          <w:tcPr>
            <w:tcW w:w="2693" w:type="dxa"/>
            <w:shd w:val="clear" w:color="000000" w:fill="9BC2E6"/>
            <w:noWrap/>
            <w:vAlign w:val="center"/>
            <w:hideMark/>
          </w:tcPr>
          <w:p w14:paraId="0C6C479E" w14:textId="77777777" w:rsidR="00DE7CC0" w:rsidRPr="009B247F" w:rsidRDefault="00DE7CC0" w:rsidP="005A39FB">
            <w:pPr>
              <w:jc w:val="left"/>
              <w:rPr>
                <w:noProof/>
                <w:sz w:val="26"/>
                <w:szCs w:val="26"/>
                <w:lang w:val="vi-VN" w:eastAsia="ja-JP"/>
              </w:rPr>
            </w:pPr>
            <w:r w:rsidRPr="009B247F">
              <w:rPr>
                <w:noProof/>
                <w:sz w:val="26"/>
                <w:szCs w:val="26"/>
                <w:lang w:val="vi-VN" w:eastAsia="ja-JP"/>
              </w:rPr>
              <w:t>Mô tả</w:t>
            </w:r>
          </w:p>
        </w:tc>
      </w:tr>
      <w:tr w:rsidR="00DE7CC0" w:rsidRPr="009B247F" w14:paraId="3E3ADEB7" w14:textId="77777777" w:rsidTr="00866236">
        <w:trPr>
          <w:trHeight w:val="600"/>
        </w:trPr>
        <w:tc>
          <w:tcPr>
            <w:tcW w:w="1775" w:type="dxa"/>
            <w:shd w:val="clear" w:color="auto" w:fill="auto"/>
            <w:noWrap/>
            <w:vAlign w:val="center"/>
            <w:hideMark/>
          </w:tcPr>
          <w:p w14:paraId="095BB34F" w14:textId="36A844D3" w:rsidR="00DE7CC0" w:rsidRPr="009B247F" w:rsidRDefault="00DE7CC0" w:rsidP="00ED0193">
            <w:pPr>
              <w:jc w:val="left"/>
              <w:rPr>
                <w:noProof/>
                <w:sz w:val="26"/>
                <w:szCs w:val="26"/>
                <w:lang w:eastAsia="ja-JP"/>
              </w:rPr>
            </w:pPr>
            <w:r w:rsidRPr="009B247F">
              <w:rPr>
                <w:noProof/>
                <w:sz w:val="26"/>
                <w:szCs w:val="26"/>
                <w:lang w:eastAsia="ja-JP"/>
              </w:rPr>
              <w:t xml:space="preserve">id </w:t>
            </w:r>
          </w:p>
          <w:p w14:paraId="1DFA8749" w14:textId="77777777" w:rsidR="00DE7CC0" w:rsidRPr="009B247F" w:rsidRDefault="00DE7CC0" w:rsidP="00ED0193">
            <w:pPr>
              <w:jc w:val="left"/>
              <w:rPr>
                <w:noProof/>
                <w:sz w:val="26"/>
                <w:szCs w:val="26"/>
                <w:lang w:eastAsia="ja-JP"/>
              </w:rPr>
            </w:pPr>
            <w:r w:rsidRPr="009B247F">
              <w:rPr>
                <w:noProof/>
                <w:sz w:val="26"/>
                <w:szCs w:val="26"/>
                <w:lang w:eastAsia="ja-JP"/>
              </w:rPr>
              <w:t>(increments)</w:t>
            </w:r>
          </w:p>
        </w:tc>
        <w:tc>
          <w:tcPr>
            <w:tcW w:w="3328" w:type="dxa"/>
            <w:shd w:val="clear" w:color="auto" w:fill="auto"/>
            <w:noWrap/>
            <w:vAlign w:val="center"/>
            <w:hideMark/>
          </w:tcPr>
          <w:p w14:paraId="2F24CE18"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hideMark/>
          </w:tcPr>
          <w:p w14:paraId="320328A4" w14:textId="77777777" w:rsidR="00DE7CC0" w:rsidRPr="009B247F" w:rsidRDefault="00DE7CC0" w:rsidP="00ED0193">
            <w:pPr>
              <w:jc w:val="left"/>
              <w:rPr>
                <w:noProof/>
                <w:sz w:val="26"/>
                <w:szCs w:val="26"/>
                <w:lang w:eastAsia="ja-JP"/>
              </w:rPr>
            </w:pPr>
            <w:r w:rsidRPr="009B247F">
              <w:rPr>
                <w:noProof/>
                <w:sz w:val="26"/>
                <w:szCs w:val="26"/>
                <w:lang w:eastAsia="ja-JP"/>
              </w:rPr>
              <w:t>Mã số từ khóa</w:t>
            </w:r>
          </w:p>
        </w:tc>
      </w:tr>
      <w:tr w:rsidR="00DE7CC0" w:rsidRPr="009B247F" w14:paraId="6B696031" w14:textId="77777777" w:rsidTr="00866236">
        <w:trPr>
          <w:trHeight w:val="600"/>
        </w:trPr>
        <w:tc>
          <w:tcPr>
            <w:tcW w:w="1775" w:type="dxa"/>
            <w:shd w:val="clear" w:color="auto" w:fill="auto"/>
            <w:noWrap/>
            <w:vAlign w:val="center"/>
          </w:tcPr>
          <w:p w14:paraId="737EE2BA" w14:textId="77777777" w:rsidR="00DE7CC0" w:rsidRPr="009B247F" w:rsidRDefault="00DE7CC0" w:rsidP="00ED0193">
            <w:pPr>
              <w:jc w:val="left"/>
              <w:rPr>
                <w:noProof/>
                <w:sz w:val="26"/>
                <w:szCs w:val="26"/>
                <w:lang w:eastAsia="ja-JP"/>
              </w:rPr>
            </w:pPr>
            <w:r w:rsidRPr="009B247F">
              <w:rPr>
                <w:noProof/>
                <w:sz w:val="26"/>
                <w:szCs w:val="26"/>
                <w:lang w:eastAsia="ja-JP"/>
              </w:rPr>
              <w:t>user_id</w:t>
            </w:r>
          </w:p>
          <w:p w14:paraId="65CCE803" w14:textId="77777777" w:rsidR="00DE7CC0" w:rsidRPr="009B247F" w:rsidRDefault="00DE7CC0" w:rsidP="00ED0193">
            <w:pPr>
              <w:jc w:val="left"/>
              <w:rPr>
                <w:noProof/>
                <w:sz w:val="26"/>
                <w:szCs w:val="26"/>
                <w:lang w:eastAsia="ja-JP"/>
              </w:rPr>
            </w:pPr>
            <w:r w:rsidRPr="009B247F">
              <w:rPr>
                <w:noProof/>
                <w:sz w:val="26"/>
                <w:szCs w:val="26"/>
                <w:lang w:eastAsia="ja-JP"/>
              </w:rPr>
              <w:t>(Foreign key)</w:t>
            </w:r>
          </w:p>
        </w:tc>
        <w:tc>
          <w:tcPr>
            <w:tcW w:w="3328" w:type="dxa"/>
            <w:shd w:val="clear" w:color="auto" w:fill="auto"/>
            <w:noWrap/>
            <w:vAlign w:val="center"/>
          </w:tcPr>
          <w:p w14:paraId="00EDB168" w14:textId="77777777" w:rsidR="00DE7CC0" w:rsidRPr="009B247F" w:rsidRDefault="00DE7CC0" w:rsidP="00ED0193">
            <w:pPr>
              <w:jc w:val="left"/>
              <w:rPr>
                <w:noProof/>
                <w:sz w:val="26"/>
                <w:szCs w:val="26"/>
                <w:lang w:eastAsia="ja-JP"/>
              </w:rPr>
            </w:pPr>
            <w:r w:rsidRPr="009B247F">
              <w:rPr>
                <w:noProof/>
                <w:sz w:val="26"/>
                <w:szCs w:val="26"/>
                <w:lang w:val="vi-VN" w:eastAsia="ja-JP"/>
              </w:rPr>
              <w:t>Varchar</w:t>
            </w:r>
          </w:p>
        </w:tc>
        <w:tc>
          <w:tcPr>
            <w:tcW w:w="2693" w:type="dxa"/>
            <w:shd w:val="clear" w:color="auto" w:fill="auto"/>
            <w:noWrap/>
            <w:vAlign w:val="center"/>
          </w:tcPr>
          <w:p w14:paraId="39BB8EFD" w14:textId="26C27511" w:rsidR="00DE7CC0" w:rsidRPr="009B247F" w:rsidRDefault="00DE7CC0" w:rsidP="00C20FFC">
            <w:pPr>
              <w:jc w:val="left"/>
              <w:rPr>
                <w:noProof/>
                <w:sz w:val="26"/>
                <w:szCs w:val="26"/>
                <w:lang w:eastAsia="ja-JP"/>
              </w:rPr>
            </w:pPr>
            <w:r w:rsidRPr="009B247F">
              <w:rPr>
                <w:noProof/>
                <w:sz w:val="26"/>
                <w:szCs w:val="26"/>
                <w:lang w:eastAsia="ja-JP"/>
              </w:rPr>
              <w:t xml:space="preserve">ID của người </w:t>
            </w:r>
            <w:r w:rsidR="00C20FFC" w:rsidRPr="009B247F">
              <w:rPr>
                <w:noProof/>
                <w:sz w:val="26"/>
                <w:szCs w:val="26"/>
                <w:lang w:eastAsia="ja-JP"/>
              </w:rPr>
              <w:t>sử dụng</w:t>
            </w:r>
          </w:p>
        </w:tc>
      </w:tr>
      <w:tr w:rsidR="00DE7CC0" w:rsidRPr="009B247F" w14:paraId="38148D5E" w14:textId="77777777" w:rsidTr="00866236">
        <w:trPr>
          <w:trHeight w:val="600"/>
        </w:trPr>
        <w:tc>
          <w:tcPr>
            <w:tcW w:w="1775" w:type="dxa"/>
            <w:shd w:val="clear" w:color="auto" w:fill="auto"/>
            <w:noWrap/>
            <w:vAlign w:val="center"/>
          </w:tcPr>
          <w:p w14:paraId="449C2CC4" w14:textId="77777777" w:rsidR="00DE7CC0" w:rsidRPr="009B247F" w:rsidRDefault="00DE7CC0" w:rsidP="00ED0193">
            <w:pPr>
              <w:jc w:val="left"/>
              <w:rPr>
                <w:noProof/>
                <w:sz w:val="26"/>
                <w:szCs w:val="26"/>
                <w:lang w:eastAsia="ja-JP"/>
              </w:rPr>
            </w:pPr>
            <w:r w:rsidRPr="009B247F">
              <w:rPr>
                <w:noProof/>
                <w:sz w:val="26"/>
                <w:szCs w:val="26"/>
                <w:lang w:eastAsia="ja-JP"/>
              </w:rPr>
              <w:t>package_id</w:t>
            </w:r>
          </w:p>
          <w:p w14:paraId="366E2383" w14:textId="77777777" w:rsidR="00DE7CC0" w:rsidRPr="009B247F" w:rsidRDefault="00DE7CC0" w:rsidP="00ED0193">
            <w:pPr>
              <w:jc w:val="left"/>
              <w:rPr>
                <w:noProof/>
                <w:sz w:val="26"/>
                <w:szCs w:val="26"/>
                <w:lang w:eastAsia="ja-JP"/>
              </w:rPr>
            </w:pPr>
            <w:r w:rsidRPr="009B247F">
              <w:rPr>
                <w:noProof/>
                <w:sz w:val="26"/>
                <w:szCs w:val="26"/>
                <w:lang w:eastAsia="ja-JP"/>
              </w:rPr>
              <w:t>(Foreign key)</w:t>
            </w:r>
          </w:p>
        </w:tc>
        <w:tc>
          <w:tcPr>
            <w:tcW w:w="3328" w:type="dxa"/>
            <w:shd w:val="clear" w:color="auto" w:fill="auto"/>
            <w:noWrap/>
            <w:vAlign w:val="center"/>
          </w:tcPr>
          <w:p w14:paraId="3A5516EE"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tcPr>
          <w:p w14:paraId="6D5D8718" w14:textId="77777777" w:rsidR="00DE7CC0" w:rsidRPr="009B247F" w:rsidRDefault="00DE7CC0" w:rsidP="00ED0193">
            <w:pPr>
              <w:jc w:val="left"/>
              <w:rPr>
                <w:noProof/>
                <w:sz w:val="26"/>
                <w:szCs w:val="26"/>
                <w:lang w:eastAsia="ja-JP"/>
              </w:rPr>
            </w:pPr>
            <w:r w:rsidRPr="009B247F">
              <w:rPr>
                <w:noProof/>
                <w:sz w:val="26"/>
                <w:szCs w:val="26"/>
                <w:lang w:eastAsia="ja-JP"/>
              </w:rPr>
              <w:t>ID của gói thầu</w:t>
            </w:r>
          </w:p>
        </w:tc>
      </w:tr>
    </w:tbl>
    <w:p w14:paraId="07802D7D" w14:textId="77777777" w:rsidR="00DE7CC0" w:rsidRPr="009B247F" w:rsidRDefault="00DE7CC0" w:rsidP="00DE7CC0">
      <w:pPr>
        <w:pStyle w:val="ListParagraph"/>
        <w:spacing w:line="240" w:lineRule="auto"/>
        <w:jc w:val="left"/>
        <w:rPr>
          <w:rFonts w:ascii="Times New Roman" w:hAnsi="Times New Roman" w:cs="Times New Roman"/>
          <w:b/>
          <w:noProof/>
          <w:sz w:val="26"/>
          <w:szCs w:val="26"/>
          <w:lang w:val="vi-VN"/>
        </w:rPr>
      </w:pPr>
    </w:p>
    <w:p w14:paraId="5B5DBBD2" w14:textId="77777777" w:rsidR="00DE7CC0" w:rsidRPr="009B247F" w:rsidRDefault="00DE7CC0" w:rsidP="00DE7CC0">
      <w:pPr>
        <w:pStyle w:val="ListParagraph"/>
        <w:spacing w:line="240" w:lineRule="auto"/>
        <w:jc w:val="left"/>
        <w:rPr>
          <w:rFonts w:ascii="Times New Roman" w:hAnsi="Times New Roman" w:cs="Times New Roman"/>
          <w:b/>
          <w:noProof/>
          <w:sz w:val="26"/>
          <w:szCs w:val="26"/>
          <w:lang w:val="vi-VN"/>
        </w:rPr>
      </w:pPr>
    </w:p>
    <w:p w14:paraId="35FB55F6" w14:textId="49C2F54D" w:rsidR="00DE7CC0" w:rsidRPr="009B247F" w:rsidRDefault="00DE7CC0" w:rsidP="00DE7CC0">
      <w:pPr>
        <w:pStyle w:val="ListParagraph"/>
        <w:numPr>
          <w:ilvl w:val="0"/>
          <w:numId w:val="16"/>
        </w:numPr>
        <w:spacing w:line="240" w:lineRule="auto"/>
        <w:jc w:val="left"/>
        <w:rPr>
          <w:rFonts w:ascii="Times New Roman" w:hAnsi="Times New Roman" w:cs="Times New Roman"/>
          <w:b/>
          <w:noProof/>
          <w:sz w:val="26"/>
          <w:szCs w:val="26"/>
          <w:lang w:val="vi-VN"/>
        </w:rPr>
      </w:pPr>
      <w:r w:rsidRPr="009B247F">
        <w:rPr>
          <w:rFonts w:ascii="Times New Roman" w:hAnsi="Times New Roman" w:cs="Times New Roman"/>
          <w:b/>
          <w:noProof/>
          <w:sz w:val="26"/>
          <w:szCs w:val="26"/>
        </w:rPr>
        <w:t>Thực thể</w:t>
      </w:r>
      <w:r w:rsidR="008B6AA4" w:rsidRPr="009B247F">
        <w:rPr>
          <w:rFonts w:ascii="Times New Roman" w:hAnsi="Times New Roman" w:cs="Times New Roman"/>
          <w:b/>
          <w:noProof/>
          <w:sz w:val="26"/>
          <w:szCs w:val="26"/>
        </w:rPr>
        <w:t xml:space="preserve"> p</w:t>
      </w:r>
      <w:r w:rsidRPr="009B247F">
        <w:rPr>
          <w:rFonts w:ascii="Times New Roman" w:hAnsi="Times New Roman" w:cs="Times New Roman"/>
          <w:b/>
          <w:noProof/>
          <w:sz w:val="26"/>
          <w:szCs w:val="26"/>
        </w:rPr>
        <w:t>assword_reset</w:t>
      </w:r>
    </w:p>
    <w:p w14:paraId="061D7CB6" w14:textId="33A6C687" w:rsidR="00DE7CC0" w:rsidRPr="009B247F" w:rsidRDefault="00DE7CC0" w:rsidP="00DE7CC0">
      <w:pPr>
        <w:pStyle w:val="ListParagraph"/>
        <w:spacing w:line="240" w:lineRule="auto"/>
        <w:jc w:val="left"/>
        <w:rPr>
          <w:rFonts w:ascii="Times New Roman" w:hAnsi="Times New Roman" w:cs="Times New Roman"/>
          <w:noProof/>
          <w:sz w:val="26"/>
          <w:szCs w:val="26"/>
          <w:lang w:val="vi-VN"/>
        </w:rPr>
      </w:pPr>
      <w:r w:rsidRPr="009B247F">
        <w:rPr>
          <w:rFonts w:ascii="Times New Roman" w:hAnsi="Times New Roman" w:cs="Times New Roman"/>
          <w:noProof/>
          <w:sz w:val="26"/>
          <w:szCs w:val="26"/>
          <w:lang w:val="vi-VN"/>
        </w:rPr>
        <w:t>Thể hiện thông tin token để tài khoản lấy lại mật khẩu</w:t>
      </w:r>
    </w:p>
    <w:p w14:paraId="201AF65F" w14:textId="3C32F843" w:rsidR="008B6AA4" w:rsidRPr="009B247F" w:rsidRDefault="008B6AA4" w:rsidP="008B6AA4">
      <w:pPr>
        <w:pStyle w:val="Caption"/>
        <w:rPr>
          <w:rFonts w:ascii="Times New Roman" w:hAnsi="Times New Roman" w:cs="Times New Roman"/>
          <w:noProof/>
          <w:sz w:val="26"/>
          <w:szCs w:val="26"/>
          <w:lang w:val="vi-VN"/>
        </w:rPr>
      </w:pPr>
      <w:r w:rsidRPr="009B247F">
        <w:rPr>
          <w:rFonts w:ascii="Times New Roman" w:hAnsi="Times New Roman" w:cs="Times New Roman"/>
          <w:sz w:val="26"/>
          <w:szCs w:val="26"/>
          <w:lang w:val="vi-VN"/>
        </w:rPr>
        <w:t xml:space="preserve">       </w:t>
      </w:r>
      <w:bookmarkStart w:id="241" w:name="_Toc482441650"/>
      <w:r w:rsidRPr="009B247F">
        <w:rPr>
          <w:rFonts w:ascii="Times New Roman" w:hAnsi="Times New Roman" w:cs="Times New Roman"/>
          <w:sz w:val="26"/>
          <w:szCs w:val="26"/>
          <w:lang w:val="vi-VN"/>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vi-VN"/>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vi-VN"/>
        </w:rPr>
        <w:t>7</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vi-VN"/>
        </w:rPr>
        <w:t xml:space="preserve">: </w:t>
      </w:r>
      <w:r w:rsidRPr="009B247F">
        <w:rPr>
          <w:rFonts w:ascii="Times New Roman" w:hAnsi="Times New Roman" w:cs="Times New Roman"/>
          <w:noProof/>
          <w:sz w:val="26"/>
          <w:szCs w:val="26"/>
          <w:lang w:val="vi-VN"/>
        </w:rPr>
        <w:t>Các thuộc tính của thực thể password_reset</w:t>
      </w:r>
      <w:bookmarkEnd w:id="241"/>
    </w:p>
    <w:p w14:paraId="34460A64" w14:textId="77777777" w:rsidR="00DE7CC0" w:rsidRPr="009B247F" w:rsidRDefault="00DE7CC0" w:rsidP="00DE7CC0">
      <w:pPr>
        <w:pStyle w:val="ListParagraph"/>
        <w:spacing w:line="240" w:lineRule="auto"/>
        <w:jc w:val="left"/>
        <w:rPr>
          <w:rFonts w:ascii="Times New Roman" w:hAnsi="Times New Roman" w:cs="Times New Roman"/>
          <w:b/>
          <w:noProof/>
          <w:sz w:val="26"/>
          <w:szCs w:val="26"/>
          <w:lang w:val="vi-VN"/>
        </w:rPr>
      </w:pPr>
    </w:p>
    <w:tbl>
      <w:tblPr>
        <w:tblW w:w="779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328"/>
        <w:gridCol w:w="2693"/>
      </w:tblGrid>
      <w:tr w:rsidR="00DE7CC0" w:rsidRPr="009B247F" w14:paraId="60F7BF47" w14:textId="77777777" w:rsidTr="00866236">
        <w:trPr>
          <w:trHeight w:val="585"/>
        </w:trPr>
        <w:tc>
          <w:tcPr>
            <w:tcW w:w="1775" w:type="dxa"/>
            <w:shd w:val="clear" w:color="000000" w:fill="9BC2E6"/>
            <w:noWrap/>
            <w:vAlign w:val="center"/>
            <w:hideMark/>
          </w:tcPr>
          <w:p w14:paraId="7E09619C" w14:textId="77777777" w:rsidR="00DE7CC0" w:rsidRPr="009B247F" w:rsidRDefault="00DE7CC0" w:rsidP="005A39FB">
            <w:pPr>
              <w:jc w:val="left"/>
              <w:rPr>
                <w:noProof/>
                <w:sz w:val="26"/>
                <w:szCs w:val="26"/>
                <w:lang w:val="vi-VN" w:eastAsia="ja-JP"/>
              </w:rPr>
            </w:pPr>
            <w:r w:rsidRPr="009B247F">
              <w:rPr>
                <w:noProof/>
                <w:sz w:val="26"/>
                <w:szCs w:val="26"/>
                <w:lang w:val="vi-VN" w:eastAsia="ja-JP"/>
              </w:rPr>
              <w:t>Thuộc tính</w:t>
            </w:r>
          </w:p>
        </w:tc>
        <w:tc>
          <w:tcPr>
            <w:tcW w:w="3328" w:type="dxa"/>
            <w:shd w:val="clear" w:color="000000" w:fill="9BC2E6"/>
            <w:noWrap/>
            <w:vAlign w:val="center"/>
            <w:hideMark/>
          </w:tcPr>
          <w:p w14:paraId="48F2A238" w14:textId="77777777" w:rsidR="00DE7CC0" w:rsidRPr="009B247F" w:rsidRDefault="00DE7CC0" w:rsidP="005A39FB">
            <w:pPr>
              <w:jc w:val="left"/>
              <w:rPr>
                <w:noProof/>
                <w:sz w:val="26"/>
                <w:szCs w:val="26"/>
                <w:lang w:val="vi-VN" w:eastAsia="ja-JP"/>
              </w:rPr>
            </w:pPr>
            <w:r w:rsidRPr="009B247F">
              <w:rPr>
                <w:noProof/>
                <w:sz w:val="26"/>
                <w:szCs w:val="26"/>
                <w:lang w:val="vi-VN" w:eastAsia="ja-JP"/>
              </w:rPr>
              <w:t>Kiểu dữ liệu</w:t>
            </w:r>
          </w:p>
        </w:tc>
        <w:tc>
          <w:tcPr>
            <w:tcW w:w="2693" w:type="dxa"/>
            <w:shd w:val="clear" w:color="000000" w:fill="9BC2E6"/>
            <w:noWrap/>
            <w:vAlign w:val="center"/>
            <w:hideMark/>
          </w:tcPr>
          <w:p w14:paraId="1F4624A0" w14:textId="77777777" w:rsidR="00DE7CC0" w:rsidRPr="009B247F" w:rsidRDefault="00DE7CC0" w:rsidP="005A39FB">
            <w:pPr>
              <w:jc w:val="left"/>
              <w:rPr>
                <w:noProof/>
                <w:sz w:val="26"/>
                <w:szCs w:val="26"/>
                <w:lang w:val="vi-VN" w:eastAsia="ja-JP"/>
              </w:rPr>
            </w:pPr>
            <w:r w:rsidRPr="009B247F">
              <w:rPr>
                <w:noProof/>
                <w:sz w:val="26"/>
                <w:szCs w:val="26"/>
                <w:lang w:val="vi-VN" w:eastAsia="ja-JP"/>
              </w:rPr>
              <w:t>Mô tả</w:t>
            </w:r>
          </w:p>
        </w:tc>
      </w:tr>
      <w:tr w:rsidR="00DE7CC0" w:rsidRPr="009B247F" w14:paraId="01340E5A" w14:textId="77777777" w:rsidTr="00866236">
        <w:trPr>
          <w:trHeight w:val="600"/>
        </w:trPr>
        <w:tc>
          <w:tcPr>
            <w:tcW w:w="1775" w:type="dxa"/>
            <w:shd w:val="clear" w:color="auto" w:fill="auto"/>
            <w:noWrap/>
            <w:vAlign w:val="center"/>
            <w:hideMark/>
          </w:tcPr>
          <w:p w14:paraId="1B71E6A1" w14:textId="77777777" w:rsidR="00DE7CC0" w:rsidRPr="009B247F" w:rsidRDefault="00DE7CC0" w:rsidP="00ED0193">
            <w:pPr>
              <w:jc w:val="left"/>
              <w:rPr>
                <w:noProof/>
                <w:sz w:val="26"/>
                <w:szCs w:val="26"/>
                <w:lang w:eastAsia="ja-JP"/>
              </w:rPr>
            </w:pPr>
            <w:r w:rsidRPr="009B247F">
              <w:rPr>
                <w:noProof/>
                <w:sz w:val="26"/>
                <w:szCs w:val="26"/>
                <w:lang w:eastAsia="ja-JP"/>
              </w:rPr>
              <w:t xml:space="preserve">email </w:t>
            </w:r>
          </w:p>
          <w:p w14:paraId="7BA96E2D" w14:textId="77777777" w:rsidR="00DE7CC0" w:rsidRPr="009B247F" w:rsidRDefault="00DE7CC0" w:rsidP="00ED0193">
            <w:pPr>
              <w:jc w:val="left"/>
              <w:rPr>
                <w:noProof/>
                <w:sz w:val="26"/>
                <w:szCs w:val="26"/>
                <w:lang w:eastAsia="ja-JP"/>
              </w:rPr>
            </w:pPr>
            <w:r w:rsidRPr="009B247F">
              <w:rPr>
                <w:noProof/>
                <w:sz w:val="26"/>
                <w:szCs w:val="26"/>
                <w:lang w:eastAsia="ja-JP"/>
              </w:rPr>
              <w:t>(increments)</w:t>
            </w:r>
          </w:p>
        </w:tc>
        <w:tc>
          <w:tcPr>
            <w:tcW w:w="3328" w:type="dxa"/>
            <w:shd w:val="clear" w:color="auto" w:fill="auto"/>
            <w:noWrap/>
            <w:vAlign w:val="center"/>
            <w:hideMark/>
          </w:tcPr>
          <w:p w14:paraId="2DF49D53"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hideMark/>
          </w:tcPr>
          <w:p w14:paraId="1C443F10" w14:textId="77777777" w:rsidR="00DE7CC0" w:rsidRPr="009B247F" w:rsidRDefault="00DE7CC0" w:rsidP="00ED0193">
            <w:pPr>
              <w:jc w:val="left"/>
              <w:rPr>
                <w:noProof/>
                <w:sz w:val="26"/>
                <w:szCs w:val="26"/>
                <w:lang w:eastAsia="ja-JP"/>
              </w:rPr>
            </w:pPr>
            <w:r w:rsidRPr="009B247F">
              <w:rPr>
                <w:noProof/>
                <w:sz w:val="26"/>
                <w:szCs w:val="26"/>
                <w:lang w:eastAsia="ja-JP"/>
              </w:rPr>
              <w:t>Địa chỉ email</w:t>
            </w:r>
          </w:p>
        </w:tc>
      </w:tr>
      <w:tr w:rsidR="00DE7CC0" w:rsidRPr="008417F0" w14:paraId="63A99940" w14:textId="77777777" w:rsidTr="00866236">
        <w:trPr>
          <w:trHeight w:val="600"/>
        </w:trPr>
        <w:tc>
          <w:tcPr>
            <w:tcW w:w="1775" w:type="dxa"/>
            <w:shd w:val="clear" w:color="auto" w:fill="auto"/>
            <w:noWrap/>
            <w:vAlign w:val="center"/>
          </w:tcPr>
          <w:p w14:paraId="45173563" w14:textId="77777777" w:rsidR="00DE7CC0" w:rsidRPr="009B247F" w:rsidRDefault="00DE7CC0" w:rsidP="00ED0193">
            <w:pPr>
              <w:jc w:val="left"/>
              <w:rPr>
                <w:noProof/>
                <w:sz w:val="26"/>
                <w:szCs w:val="26"/>
                <w:lang w:eastAsia="ja-JP"/>
              </w:rPr>
            </w:pPr>
            <w:r w:rsidRPr="009B247F">
              <w:rPr>
                <w:noProof/>
                <w:sz w:val="26"/>
                <w:szCs w:val="26"/>
                <w:lang w:eastAsia="ja-JP"/>
              </w:rPr>
              <w:t>token</w:t>
            </w:r>
          </w:p>
        </w:tc>
        <w:tc>
          <w:tcPr>
            <w:tcW w:w="3328" w:type="dxa"/>
            <w:shd w:val="clear" w:color="auto" w:fill="auto"/>
            <w:noWrap/>
            <w:vAlign w:val="center"/>
          </w:tcPr>
          <w:p w14:paraId="2667F4A1" w14:textId="77777777" w:rsidR="00DE7CC0" w:rsidRPr="009B247F" w:rsidRDefault="00DE7CC0" w:rsidP="00ED0193">
            <w:pPr>
              <w:jc w:val="left"/>
              <w:rPr>
                <w:noProof/>
                <w:sz w:val="26"/>
                <w:szCs w:val="26"/>
                <w:lang w:val="vi-VN" w:eastAsia="ja-JP"/>
              </w:rPr>
            </w:pPr>
            <w:r w:rsidRPr="009B247F">
              <w:rPr>
                <w:noProof/>
                <w:sz w:val="26"/>
                <w:szCs w:val="26"/>
                <w:lang w:val="vi-VN" w:eastAsia="ja-JP"/>
              </w:rPr>
              <w:t>Varchar</w:t>
            </w:r>
          </w:p>
        </w:tc>
        <w:tc>
          <w:tcPr>
            <w:tcW w:w="2693" w:type="dxa"/>
            <w:shd w:val="clear" w:color="auto" w:fill="auto"/>
            <w:noWrap/>
            <w:vAlign w:val="center"/>
          </w:tcPr>
          <w:p w14:paraId="7D20855F" w14:textId="77777777" w:rsidR="00DE7CC0" w:rsidRPr="009B247F" w:rsidRDefault="00DE7CC0" w:rsidP="00ED0193">
            <w:pPr>
              <w:jc w:val="left"/>
              <w:rPr>
                <w:noProof/>
                <w:sz w:val="26"/>
                <w:szCs w:val="26"/>
                <w:lang w:val="vi-VN" w:eastAsia="ja-JP"/>
              </w:rPr>
            </w:pPr>
            <w:r w:rsidRPr="009B247F">
              <w:rPr>
                <w:noProof/>
                <w:sz w:val="26"/>
                <w:szCs w:val="26"/>
                <w:lang w:val="vi-VN" w:eastAsia="ja-JP"/>
              </w:rPr>
              <w:t>Chứa Token lấy lại mật khẩu</w:t>
            </w:r>
          </w:p>
        </w:tc>
      </w:tr>
    </w:tbl>
    <w:p w14:paraId="7C69234F" w14:textId="77777777" w:rsidR="00DE7CC0" w:rsidRPr="009B247F" w:rsidRDefault="00DE7CC0" w:rsidP="00DE7CC0">
      <w:pPr>
        <w:pStyle w:val="ListParagraph"/>
        <w:spacing w:line="240" w:lineRule="auto"/>
        <w:jc w:val="left"/>
        <w:rPr>
          <w:rFonts w:ascii="Times New Roman" w:hAnsi="Times New Roman" w:cs="Times New Roman"/>
          <w:b/>
          <w:noProof/>
          <w:sz w:val="26"/>
          <w:szCs w:val="26"/>
          <w:lang w:val="vi-VN"/>
        </w:rPr>
      </w:pPr>
    </w:p>
    <w:p w14:paraId="5481BE69" w14:textId="30981A73" w:rsidR="00DE7CC0" w:rsidRPr="002F0624" w:rsidRDefault="00DE7CC0" w:rsidP="00DE7CC0">
      <w:pPr>
        <w:pStyle w:val="Heading3"/>
        <w:jc w:val="both"/>
        <w:rPr>
          <w:rFonts w:ascii="Times New Roman" w:hAnsi="Times New Roman" w:cs="Times New Roman"/>
          <w:noProof/>
          <w:color w:val="auto"/>
          <w:sz w:val="26"/>
          <w:szCs w:val="26"/>
          <w:lang w:val="vi-VN"/>
        </w:rPr>
      </w:pPr>
      <w:bookmarkStart w:id="242" w:name="_Toc479696573"/>
      <w:bookmarkStart w:id="243" w:name="_Toc479696660"/>
      <w:bookmarkStart w:id="244" w:name="_Toc481681316"/>
      <w:bookmarkStart w:id="245" w:name="_Toc482441529"/>
      <w:r w:rsidRPr="009B247F">
        <w:rPr>
          <w:rFonts w:ascii="Times New Roman" w:hAnsi="Times New Roman" w:cs="Times New Roman"/>
          <w:noProof/>
          <w:color w:val="auto"/>
          <w:sz w:val="26"/>
          <w:szCs w:val="26"/>
          <w:lang w:val="vi-VN"/>
        </w:rPr>
        <w:lastRenderedPageBreak/>
        <w:t xml:space="preserve">1.3   Mô hình </w:t>
      </w:r>
      <w:bookmarkEnd w:id="242"/>
      <w:bookmarkEnd w:id="243"/>
      <w:bookmarkEnd w:id="244"/>
      <w:r w:rsidR="00D31E03" w:rsidRPr="002F0624">
        <w:rPr>
          <w:rFonts w:ascii="Times New Roman" w:hAnsi="Times New Roman" w:cs="Times New Roman"/>
          <w:noProof/>
          <w:color w:val="auto"/>
          <w:sz w:val="26"/>
          <w:szCs w:val="26"/>
          <w:lang w:val="vi-VN"/>
        </w:rPr>
        <w:t>dữ liệu quan niệm</w:t>
      </w:r>
      <w:r w:rsidR="002F0624" w:rsidRPr="002F0624">
        <w:rPr>
          <w:rFonts w:ascii="Times New Roman" w:hAnsi="Times New Roman" w:cs="Times New Roman"/>
          <w:noProof/>
          <w:color w:val="auto"/>
          <w:sz w:val="26"/>
          <w:szCs w:val="26"/>
          <w:lang w:val="vi-VN"/>
        </w:rPr>
        <w:t xml:space="preserve"> (CDM)</w:t>
      </w:r>
      <w:bookmarkEnd w:id="245"/>
    </w:p>
    <w:p w14:paraId="1072B52A" w14:textId="77777777" w:rsidR="00DE7CC0" w:rsidRPr="009B247F" w:rsidRDefault="00DE7CC0" w:rsidP="00DE7CC0">
      <w:pPr>
        <w:rPr>
          <w:sz w:val="26"/>
          <w:szCs w:val="26"/>
        </w:rPr>
      </w:pPr>
      <w:r w:rsidRPr="009B247F">
        <w:rPr>
          <w:noProof/>
          <w:sz w:val="26"/>
          <w:szCs w:val="26"/>
          <w:lang w:val="vi-VN" w:eastAsia="vi-VN"/>
        </w:rPr>
        <w:drawing>
          <wp:inline distT="0" distB="0" distL="0" distR="0" wp14:anchorId="52E98096" wp14:editId="7AC0ABFD">
            <wp:extent cx="5438693" cy="30391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1633" cy="3040753"/>
                    </a:xfrm>
                    <a:prstGeom prst="rect">
                      <a:avLst/>
                    </a:prstGeom>
                    <a:noFill/>
                    <a:ln>
                      <a:noFill/>
                    </a:ln>
                  </pic:spPr>
                </pic:pic>
              </a:graphicData>
            </a:graphic>
          </wp:inline>
        </w:drawing>
      </w:r>
    </w:p>
    <w:p w14:paraId="67246BA6" w14:textId="77777777" w:rsidR="00DE7CC0" w:rsidRPr="009B247F" w:rsidRDefault="00DE7CC0" w:rsidP="00DE7CC0">
      <w:pPr>
        <w:spacing w:line="240" w:lineRule="auto"/>
        <w:jc w:val="left"/>
        <w:rPr>
          <w:noProof/>
          <w:sz w:val="26"/>
          <w:szCs w:val="26"/>
          <w:lang w:val="vi-VN"/>
        </w:rPr>
      </w:pPr>
    </w:p>
    <w:p w14:paraId="7B42B769" w14:textId="5EC6D532" w:rsidR="00DE7CC0" w:rsidRPr="009B247F" w:rsidRDefault="00042559" w:rsidP="004C4427">
      <w:pPr>
        <w:pStyle w:val="Caption"/>
        <w:jc w:val="center"/>
        <w:rPr>
          <w:rFonts w:ascii="Times New Roman" w:eastAsia="MS Mincho" w:hAnsi="Times New Roman" w:cs="Times New Roman"/>
          <w:noProof/>
          <w:sz w:val="26"/>
          <w:szCs w:val="26"/>
          <w:lang w:val="vi-VN" w:eastAsia="ja-JP"/>
        </w:rPr>
      </w:pPr>
      <w:bookmarkStart w:id="246" w:name="_Toc482377643"/>
      <w:bookmarkStart w:id="247" w:name="_Toc482441578"/>
      <w:r w:rsidRPr="009B247F">
        <w:rPr>
          <w:rFonts w:ascii="Times New Roman" w:hAnsi="Times New Roman" w:cs="Times New Roman"/>
          <w:sz w:val="26"/>
          <w:szCs w:val="26"/>
          <w:lang w:val="vi-VN"/>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vi-VN"/>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vi-VN"/>
        </w:rPr>
        <w:t>6</w:t>
      </w:r>
      <w:r w:rsidRPr="009B247F">
        <w:rPr>
          <w:rFonts w:ascii="Times New Roman" w:hAnsi="Times New Roman" w:cs="Times New Roman"/>
          <w:sz w:val="26"/>
          <w:szCs w:val="26"/>
        </w:rPr>
        <w:fldChar w:fldCharType="end"/>
      </w:r>
      <w:r w:rsidR="00DE7CC0" w:rsidRPr="009B247F">
        <w:rPr>
          <w:rFonts w:ascii="Times New Roman" w:eastAsia="MS Mincho" w:hAnsi="Times New Roman" w:cs="Times New Roman"/>
          <w:noProof/>
          <w:sz w:val="26"/>
          <w:szCs w:val="26"/>
          <w:lang w:val="vi-VN" w:eastAsia="ja-JP"/>
        </w:rPr>
        <w:t>:  Mô hình dữ liệu mức quan niệm (CDM)</w:t>
      </w:r>
      <w:bookmarkEnd w:id="246"/>
      <w:bookmarkEnd w:id="247"/>
    </w:p>
    <w:p w14:paraId="49833DDE" w14:textId="77777777" w:rsidR="00DE7CC0" w:rsidRPr="009B247F" w:rsidRDefault="00DE7CC0" w:rsidP="00DE7CC0">
      <w:pPr>
        <w:pStyle w:val="ListParagraph"/>
        <w:spacing w:before="120"/>
        <w:ind w:hanging="720"/>
        <w:outlineLvl w:val="2"/>
        <w:rPr>
          <w:rFonts w:ascii="Times New Roman" w:hAnsi="Times New Roman" w:cs="Times New Roman"/>
          <w:b/>
          <w:noProof/>
          <w:sz w:val="26"/>
          <w:szCs w:val="26"/>
          <w:lang w:val="vi-VN"/>
        </w:rPr>
      </w:pPr>
      <w:bookmarkStart w:id="248" w:name="_Toc479696574"/>
      <w:bookmarkStart w:id="249" w:name="_Toc479696661"/>
      <w:bookmarkStart w:id="250" w:name="_Toc481681317"/>
      <w:bookmarkStart w:id="251" w:name="_Toc482441530"/>
      <w:r w:rsidRPr="009B247F">
        <w:rPr>
          <w:rFonts w:ascii="Times New Roman" w:hAnsi="Times New Roman" w:cs="Times New Roman"/>
          <w:b/>
          <w:noProof/>
          <w:sz w:val="26"/>
          <w:szCs w:val="26"/>
          <w:lang w:val="vi-VN"/>
        </w:rPr>
        <w:t>1.4 Mô hình dữ liệu vật lý</w:t>
      </w:r>
      <w:bookmarkEnd w:id="248"/>
      <w:bookmarkEnd w:id="249"/>
      <w:bookmarkEnd w:id="250"/>
      <w:bookmarkEnd w:id="251"/>
    </w:p>
    <w:p w14:paraId="4AE937E7" w14:textId="77777777" w:rsidR="00DE7CC0" w:rsidRPr="009B247F" w:rsidRDefault="00DE7CC0" w:rsidP="00866236">
      <w:pPr>
        <w:pStyle w:val="ListParagraph"/>
        <w:ind w:hanging="720"/>
        <w:rPr>
          <w:rFonts w:ascii="Times New Roman" w:hAnsi="Times New Roman" w:cs="Times New Roman"/>
          <w:sz w:val="26"/>
          <w:szCs w:val="26"/>
          <w:lang w:val="vi-VN"/>
        </w:rPr>
      </w:pPr>
      <w:r w:rsidRPr="009B247F">
        <w:rPr>
          <w:rFonts w:ascii="Times New Roman" w:hAnsi="Times New Roman" w:cs="Times New Roman"/>
          <w:noProof/>
          <w:sz w:val="26"/>
          <w:szCs w:val="26"/>
          <w:lang w:val="vi-VN" w:eastAsia="vi-VN"/>
        </w:rPr>
        <w:drawing>
          <wp:inline distT="0" distB="0" distL="0" distR="0" wp14:anchorId="32EECA89" wp14:editId="21CEADB2">
            <wp:extent cx="5287618" cy="35517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1411" cy="3581202"/>
                    </a:xfrm>
                    <a:prstGeom prst="rect">
                      <a:avLst/>
                    </a:prstGeom>
                    <a:noFill/>
                    <a:ln>
                      <a:noFill/>
                    </a:ln>
                  </pic:spPr>
                </pic:pic>
              </a:graphicData>
            </a:graphic>
          </wp:inline>
        </w:drawing>
      </w:r>
    </w:p>
    <w:p w14:paraId="0ED1EDC4" w14:textId="7F0B29A1" w:rsidR="00DE7CC0" w:rsidRDefault="00042559" w:rsidP="004C4427">
      <w:pPr>
        <w:pStyle w:val="Caption"/>
        <w:jc w:val="center"/>
        <w:rPr>
          <w:rFonts w:ascii="Times New Roman" w:hAnsi="Times New Roman" w:cs="Times New Roman"/>
          <w:sz w:val="26"/>
          <w:szCs w:val="26"/>
          <w:lang w:val="vi-VN"/>
        </w:rPr>
      </w:pPr>
      <w:bookmarkStart w:id="252" w:name="_Toc482377644"/>
      <w:bookmarkStart w:id="253" w:name="_Toc482441579"/>
      <w:r w:rsidRPr="009B247F">
        <w:rPr>
          <w:rFonts w:ascii="Times New Roman" w:hAnsi="Times New Roman" w:cs="Times New Roman"/>
          <w:sz w:val="26"/>
          <w:szCs w:val="26"/>
          <w:lang w:val="vi-VN"/>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vi-VN"/>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vi-VN"/>
        </w:rPr>
        <w:t>7</w:t>
      </w:r>
      <w:r w:rsidRPr="009B247F">
        <w:rPr>
          <w:rFonts w:ascii="Times New Roman" w:hAnsi="Times New Roman" w:cs="Times New Roman"/>
          <w:sz w:val="26"/>
          <w:szCs w:val="26"/>
        </w:rPr>
        <w:fldChar w:fldCharType="end"/>
      </w:r>
      <w:r w:rsidR="00DE7CC0" w:rsidRPr="009B247F">
        <w:rPr>
          <w:rFonts w:ascii="Times New Roman" w:hAnsi="Times New Roman" w:cs="Times New Roman"/>
          <w:sz w:val="26"/>
          <w:szCs w:val="26"/>
          <w:lang w:val="vi-VN"/>
        </w:rPr>
        <w:t>:  Mô hình dữ liệu vật lý</w:t>
      </w:r>
      <w:bookmarkEnd w:id="252"/>
      <w:bookmarkEnd w:id="253"/>
    </w:p>
    <w:p w14:paraId="7F675577" w14:textId="37EBE412" w:rsidR="001D3B0C" w:rsidRDefault="001D3B0C" w:rsidP="001D3B0C">
      <w:pPr>
        <w:rPr>
          <w:lang w:val="vi-VN"/>
        </w:rPr>
      </w:pPr>
    </w:p>
    <w:p w14:paraId="6F9964B9" w14:textId="0BDC9E74" w:rsidR="001D3B0C" w:rsidRDefault="001D3B0C" w:rsidP="001D3B0C">
      <w:pPr>
        <w:rPr>
          <w:lang w:val="vi-VN"/>
        </w:rPr>
      </w:pPr>
    </w:p>
    <w:p w14:paraId="29B77E04" w14:textId="77777777" w:rsidR="001D3B0C" w:rsidRPr="001D3B0C" w:rsidRDefault="001D3B0C" w:rsidP="001D3B0C">
      <w:pPr>
        <w:rPr>
          <w:lang w:val="vi-VN"/>
        </w:rPr>
      </w:pPr>
    </w:p>
    <w:p w14:paraId="4911C387" w14:textId="77777777" w:rsidR="00DE7CC0" w:rsidRPr="009B247F" w:rsidRDefault="00DE7CC0" w:rsidP="00DE7CC0">
      <w:pPr>
        <w:pStyle w:val="ListParagraph"/>
        <w:suppressAutoHyphens/>
        <w:spacing w:before="120" w:line="240" w:lineRule="auto"/>
        <w:ind w:left="426" w:hanging="426"/>
        <w:jc w:val="left"/>
        <w:outlineLvl w:val="2"/>
        <w:rPr>
          <w:rFonts w:ascii="Times New Roman" w:hAnsi="Times New Roman" w:cs="Times New Roman"/>
          <w:b/>
          <w:noProof/>
          <w:sz w:val="26"/>
          <w:szCs w:val="26"/>
          <w:lang w:val="vi-VN"/>
        </w:rPr>
      </w:pPr>
      <w:bookmarkStart w:id="254" w:name="_Toc479696575"/>
      <w:bookmarkStart w:id="255" w:name="_Toc479696662"/>
      <w:bookmarkStart w:id="256" w:name="_Toc481681318"/>
      <w:bookmarkStart w:id="257" w:name="_Toc482441531"/>
      <w:r w:rsidRPr="009B247F">
        <w:rPr>
          <w:rFonts w:ascii="Times New Roman" w:hAnsi="Times New Roman" w:cs="Times New Roman"/>
          <w:b/>
          <w:sz w:val="26"/>
          <w:szCs w:val="26"/>
          <w:lang w:val="vi-VN"/>
        </w:rPr>
        <w:lastRenderedPageBreak/>
        <w:t>1.5</w:t>
      </w:r>
      <w:r w:rsidRPr="009B247F">
        <w:rPr>
          <w:rFonts w:ascii="Times New Roman" w:hAnsi="Times New Roman" w:cs="Times New Roman"/>
          <w:sz w:val="26"/>
          <w:szCs w:val="26"/>
          <w:lang w:val="vi-VN"/>
        </w:rPr>
        <w:t xml:space="preserve"> </w:t>
      </w:r>
      <w:r w:rsidRPr="009B247F">
        <w:rPr>
          <w:rFonts w:ascii="Times New Roman" w:hAnsi="Times New Roman" w:cs="Times New Roman"/>
          <w:b/>
          <w:noProof/>
          <w:sz w:val="26"/>
          <w:szCs w:val="26"/>
          <w:lang w:val="vi-VN"/>
        </w:rPr>
        <w:t xml:space="preserve"> Mô hình dữ liệu mức luận lý (LDM)</w:t>
      </w:r>
      <w:bookmarkEnd w:id="254"/>
      <w:bookmarkEnd w:id="255"/>
      <w:bookmarkEnd w:id="256"/>
      <w:bookmarkEnd w:id="257"/>
    </w:p>
    <w:p w14:paraId="4986F52C" w14:textId="77777777" w:rsidR="00DE7CC0" w:rsidRPr="009B247F" w:rsidRDefault="00DE7CC0" w:rsidP="00866236">
      <w:pPr>
        <w:pStyle w:val="ListParagraph"/>
        <w:ind w:left="142"/>
        <w:rPr>
          <w:rFonts w:ascii="Times New Roman" w:hAnsi="Times New Roman" w:cs="Times New Roman"/>
          <w:sz w:val="26"/>
          <w:szCs w:val="26"/>
          <w:lang w:val="vi-VN"/>
        </w:rPr>
      </w:pPr>
      <w:r w:rsidRPr="009B247F">
        <w:rPr>
          <w:rFonts w:ascii="Times New Roman" w:hAnsi="Times New Roman" w:cs="Times New Roman"/>
          <w:noProof/>
          <w:sz w:val="26"/>
          <w:szCs w:val="26"/>
          <w:lang w:val="vi-VN" w:eastAsia="vi-VN"/>
        </w:rPr>
        <w:drawing>
          <wp:inline distT="0" distB="0" distL="0" distR="0" wp14:anchorId="656C35D4" wp14:editId="067D8049">
            <wp:extent cx="5231958" cy="3803384"/>
            <wp:effectExtent l="0" t="0" r="698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908" cy="3813525"/>
                    </a:xfrm>
                    <a:prstGeom prst="rect">
                      <a:avLst/>
                    </a:prstGeom>
                    <a:noFill/>
                    <a:ln>
                      <a:noFill/>
                    </a:ln>
                  </pic:spPr>
                </pic:pic>
              </a:graphicData>
            </a:graphic>
          </wp:inline>
        </w:drawing>
      </w:r>
    </w:p>
    <w:p w14:paraId="3C59853B" w14:textId="03760684" w:rsidR="004C4427" w:rsidRPr="009B247F" w:rsidRDefault="004C4427" w:rsidP="00D740EC">
      <w:pPr>
        <w:pStyle w:val="Caption"/>
        <w:spacing w:line="276" w:lineRule="auto"/>
        <w:jc w:val="center"/>
        <w:rPr>
          <w:rFonts w:ascii="Times New Roman" w:hAnsi="Times New Roman" w:cs="Times New Roman"/>
          <w:sz w:val="26"/>
          <w:szCs w:val="26"/>
          <w:lang w:val="vi-VN"/>
        </w:rPr>
      </w:pPr>
      <w:bookmarkStart w:id="258" w:name="_Toc482377645"/>
      <w:bookmarkStart w:id="259" w:name="_Toc482441580"/>
      <w:r w:rsidRPr="009B247F">
        <w:rPr>
          <w:rFonts w:ascii="Times New Roman" w:hAnsi="Times New Roman" w:cs="Times New Roman"/>
          <w:sz w:val="26"/>
          <w:szCs w:val="26"/>
          <w:lang w:val="vi-VN"/>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vi-VN"/>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vi-VN"/>
        </w:rPr>
        <w:t>8</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vi-VN"/>
        </w:rPr>
        <w:t>: Mô hình dữ liệu luận lý (LDM)</w:t>
      </w:r>
      <w:bookmarkEnd w:id="258"/>
      <w:bookmarkEnd w:id="259"/>
    </w:p>
    <w:p w14:paraId="0364076A" w14:textId="06F69CAE" w:rsidR="00DE7CC0" w:rsidRPr="009B247F" w:rsidRDefault="003C5132" w:rsidP="00D740EC">
      <w:pPr>
        <w:pStyle w:val="ListParagraph"/>
        <w:numPr>
          <w:ilvl w:val="0"/>
          <w:numId w:val="23"/>
        </w:numPr>
        <w:spacing w:line="276" w:lineRule="auto"/>
        <w:jc w:val="left"/>
        <w:rPr>
          <w:rFonts w:ascii="Times New Roman" w:hAnsi="Times New Roman" w:cs="Times New Roman"/>
          <w:sz w:val="26"/>
          <w:szCs w:val="26"/>
        </w:rPr>
      </w:pPr>
      <w:r w:rsidRPr="009B247F">
        <w:rPr>
          <w:rFonts w:ascii="Times New Roman" w:hAnsi="Times New Roman" w:cs="Times New Roman"/>
          <w:b/>
          <w:sz w:val="26"/>
          <w:szCs w:val="26"/>
        </w:rPr>
        <w:t>u</w:t>
      </w:r>
      <w:r w:rsidR="00DE7CC0" w:rsidRPr="009B247F">
        <w:rPr>
          <w:rFonts w:ascii="Times New Roman" w:hAnsi="Times New Roman" w:cs="Times New Roman"/>
          <w:b/>
          <w:sz w:val="26"/>
          <w:szCs w:val="26"/>
        </w:rPr>
        <w:t>sers</w:t>
      </w:r>
      <w:r w:rsidR="00CD7905" w:rsidRPr="009B247F">
        <w:rPr>
          <w:rFonts w:ascii="Times New Roman" w:hAnsi="Times New Roman" w:cs="Times New Roman"/>
          <w:b/>
          <w:sz w:val="26"/>
          <w:szCs w:val="26"/>
        </w:rPr>
        <w:t xml:space="preserve"> </w:t>
      </w:r>
      <w:r w:rsidR="00DE7CC0" w:rsidRPr="009B247F">
        <w:rPr>
          <w:rFonts w:ascii="Times New Roman" w:hAnsi="Times New Roman" w:cs="Times New Roman"/>
          <w:sz w:val="26"/>
          <w:szCs w:val="26"/>
        </w:rPr>
        <w:t>(</w:t>
      </w:r>
      <w:r w:rsidR="00DE7CC0" w:rsidRPr="009B247F">
        <w:rPr>
          <w:rFonts w:ascii="Times New Roman" w:hAnsi="Times New Roman" w:cs="Times New Roman"/>
          <w:sz w:val="26"/>
          <w:szCs w:val="26"/>
          <w:u w:val="single"/>
        </w:rPr>
        <w:t>user_id</w:t>
      </w:r>
      <w:r w:rsidR="00DE7CC0" w:rsidRPr="009B247F">
        <w:rPr>
          <w:rFonts w:ascii="Times New Roman" w:hAnsi="Times New Roman" w:cs="Times New Roman"/>
          <w:sz w:val="26"/>
          <w:szCs w:val="26"/>
        </w:rPr>
        <w:t>,</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name</w:t>
      </w:r>
      <w:r w:rsidR="00DE7CC0" w:rsidRPr="009B247F">
        <w:rPr>
          <w:rFonts w:ascii="Times New Roman" w:hAnsi="Times New Roman" w:cs="Times New Roman"/>
          <w:sz w:val="26"/>
          <w:szCs w:val="26"/>
          <w:u w:val="single"/>
        </w:rPr>
        <w:t>,</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u w:val="single"/>
        </w:rPr>
        <w:t>email</w:t>
      </w:r>
      <w:r w:rsidR="00DE7CC0" w:rsidRPr="009B247F">
        <w:rPr>
          <w:rFonts w:ascii="Times New Roman" w:hAnsi="Times New Roman" w:cs="Times New Roman"/>
          <w:sz w:val="26"/>
          <w:szCs w:val="26"/>
        </w:rPr>
        <w:t>,</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password,</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level, status,</w:t>
      </w:r>
      <w:r w:rsidR="00CD7905"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receive_email,</w:t>
      </w:r>
      <w:r w:rsidR="00CD7905"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remember_token,</w:t>
      </w:r>
      <w:r w:rsidR="009C2C9A"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created_at,</w:t>
      </w:r>
      <w:r w:rsidR="009C2C9A"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updated_at)</w:t>
      </w:r>
    </w:p>
    <w:p w14:paraId="2F7D1C7D" w14:textId="0D02BF7C" w:rsidR="00DE7CC0" w:rsidRPr="009B247F" w:rsidRDefault="003C5132" w:rsidP="00D740EC">
      <w:pPr>
        <w:pStyle w:val="ListParagraph"/>
        <w:numPr>
          <w:ilvl w:val="0"/>
          <w:numId w:val="23"/>
        </w:numPr>
        <w:spacing w:line="276" w:lineRule="auto"/>
        <w:rPr>
          <w:rFonts w:ascii="Times New Roman" w:hAnsi="Times New Roman" w:cs="Times New Roman"/>
          <w:sz w:val="26"/>
          <w:szCs w:val="26"/>
        </w:rPr>
      </w:pPr>
      <w:r w:rsidRPr="009B247F">
        <w:rPr>
          <w:rFonts w:ascii="Times New Roman" w:hAnsi="Times New Roman" w:cs="Times New Roman"/>
          <w:b/>
          <w:sz w:val="26"/>
          <w:szCs w:val="26"/>
        </w:rPr>
        <w:t>i</w:t>
      </w:r>
      <w:r w:rsidR="00DE7CC0" w:rsidRPr="009B247F">
        <w:rPr>
          <w:rFonts w:ascii="Times New Roman" w:hAnsi="Times New Roman" w:cs="Times New Roman"/>
          <w:b/>
          <w:sz w:val="26"/>
          <w:szCs w:val="26"/>
        </w:rPr>
        <w:t>mages</w:t>
      </w:r>
      <w:r w:rsidR="00DE7CC0"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u w:val="single"/>
        </w:rPr>
        <w:t>(image_id</w:t>
      </w:r>
      <w:r w:rsidR="00DE7CC0"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u w:val="single"/>
        </w:rPr>
        <w:t>user_id</w:t>
      </w:r>
      <w:r w:rsidR="00DE7CC0" w:rsidRPr="009B247F">
        <w:rPr>
          <w:rFonts w:ascii="Times New Roman" w:hAnsi="Times New Roman" w:cs="Times New Roman"/>
          <w:sz w:val="26"/>
          <w:szCs w:val="26"/>
        </w:rPr>
        <w:t>, src, created_at,</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updated_at)</w:t>
      </w:r>
    </w:p>
    <w:p w14:paraId="6DBABCFA" w14:textId="6C9BD6A2" w:rsidR="00DE7CC0" w:rsidRPr="009B247F" w:rsidRDefault="003C5132" w:rsidP="00D740EC">
      <w:pPr>
        <w:pStyle w:val="ListParagraph"/>
        <w:numPr>
          <w:ilvl w:val="0"/>
          <w:numId w:val="23"/>
        </w:numPr>
        <w:spacing w:line="276" w:lineRule="auto"/>
        <w:rPr>
          <w:rFonts w:ascii="Times New Roman" w:hAnsi="Times New Roman" w:cs="Times New Roman"/>
          <w:sz w:val="26"/>
          <w:szCs w:val="26"/>
        </w:rPr>
      </w:pPr>
      <w:r w:rsidRPr="009B247F">
        <w:rPr>
          <w:rFonts w:ascii="Times New Roman" w:hAnsi="Times New Roman" w:cs="Times New Roman"/>
          <w:b/>
          <w:sz w:val="26"/>
          <w:szCs w:val="26"/>
        </w:rPr>
        <w:t>p</w:t>
      </w:r>
      <w:r w:rsidR="00DE7CC0" w:rsidRPr="009B247F">
        <w:rPr>
          <w:rFonts w:ascii="Times New Roman" w:hAnsi="Times New Roman" w:cs="Times New Roman"/>
          <w:b/>
          <w:sz w:val="26"/>
          <w:szCs w:val="26"/>
        </w:rPr>
        <w:t>ackages</w:t>
      </w:r>
      <w:r w:rsidR="00DE7CC0"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u w:val="single"/>
        </w:rPr>
        <w:t>package_id</w:t>
      </w:r>
      <w:r w:rsidR="00DE7CC0" w:rsidRPr="009B247F">
        <w:rPr>
          <w:rFonts w:ascii="Times New Roman" w:hAnsi="Times New Roman" w:cs="Times New Roman"/>
          <w:sz w:val="26"/>
          <w:szCs w:val="26"/>
        </w:rPr>
        <w:t>,</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title, link, bidder, created_at,</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updated_at)</w:t>
      </w:r>
    </w:p>
    <w:p w14:paraId="2FF0AD4B" w14:textId="20393C8B" w:rsidR="00DE7CC0" w:rsidRPr="009B247F" w:rsidRDefault="003C5132" w:rsidP="00D740EC">
      <w:pPr>
        <w:pStyle w:val="ListParagraph"/>
        <w:numPr>
          <w:ilvl w:val="0"/>
          <w:numId w:val="23"/>
        </w:numPr>
        <w:spacing w:line="276" w:lineRule="auto"/>
        <w:rPr>
          <w:rFonts w:ascii="Times New Roman" w:hAnsi="Times New Roman" w:cs="Times New Roman"/>
          <w:sz w:val="26"/>
          <w:szCs w:val="26"/>
        </w:rPr>
      </w:pPr>
      <w:r w:rsidRPr="009B247F">
        <w:rPr>
          <w:rFonts w:ascii="Times New Roman" w:hAnsi="Times New Roman" w:cs="Times New Roman"/>
          <w:b/>
          <w:sz w:val="26"/>
          <w:szCs w:val="26"/>
        </w:rPr>
        <w:t>k</w:t>
      </w:r>
      <w:r w:rsidR="00DE7CC0" w:rsidRPr="009B247F">
        <w:rPr>
          <w:rFonts w:ascii="Times New Roman" w:hAnsi="Times New Roman" w:cs="Times New Roman"/>
          <w:b/>
          <w:sz w:val="26"/>
          <w:szCs w:val="26"/>
        </w:rPr>
        <w:t>eywords</w:t>
      </w:r>
      <w:r w:rsidR="00DE7CC0"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u w:val="single"/>
        </w:rPr>
        <w:t>keyword_id</w:t>
      </w:r>
      <w:r w:rsidR="00DE7CC0"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u w:val="single"/>
        </w:rPr>
        <w:t>user_id</w:t>
      </w:r>
      <w:r w:rsidR="00DE7CC0" w:rsidRPr="009B247F">
        <w:rPr>
          <w:rFonts w:ascii="Times New Roman" w:hAnsi="Times New Roman" w:cs="Times New Roman"/>
          <w:sz w:val="26"/>
          <w:szCs w:val="26"/>
        </w:rPr>
        <w:t>, keyword, created_at,</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updated_at)</w:t>
      </w:r>
    </w:p>
    <w:p w14:paraId="3F34F46E" w14:textId="30A93CB7" w:rsidR="00DE7CC0" w:rsidRPr="009B247F" w:rsidRDefault="003C5132" w:rsidP="00D740EC">
      <w:pPr>
        <w:pStyle w:val="ListParagraph"/>
        <w:numPr>
          <w:ilvl w:val="0"/>
          <w:numId w:val="23"/>
        </w:numPr>
        <w:spacing w:line="276" w:lineRule="auto"/>
        <w:rPr>
          <w:rFonts w:ascii="Times New Roman" w:hAnsi="Times New Roman" w:cs="Times New Roman"/>
          <w:sz w:val="26"/>
          <w:szCs w:val="26"/>
        </w:rPr>
      </w:pPr>
      <w:r w:rsidRPr="009B247F">
        <w:rPr>
          <w:rFonts w:ascii="Times New Roman" w:hAnsi="Times New Roman" w:cs="Times New Roman"/>
          <w:b/>
          <w:sz w:val="26"/>
          <w:szCs w:val="26"/>
        </w:rPr>
        <w:t>c</w:t>
      </w:r>
      <w:r w:rsidR="003A69F6" w:rsidRPr="009B247F">
        <w:rPr>
          <w:rFonts w:ascii="Times New Roman" w:hAnsi="Times New Roman" w:cs="Times New Roman"/>
          <w:b/>
          <w:sz w:val="26"/>
          <w:szCs w:val="26"/>
        </w:rPr>
        <w:t xml:space="preserve">ategory </w:t>
      </w:r>
      <w:r w:rsidR="00DE7CC0" w:rsidRPr="009B247F">
        <w:rPr>
          <w:rFonts w:ascii="Times New Roman" w:hAnsi="Times New Roman" w:cs="Times New Roman"/>
          <w:sz w:val="26"/>
          <w:szCs w:val="26"/>
        </w:rPr>
        <w:t>(</w:t>
      </w:r>
      <w:r w:rsidR="00DE7CC0" w:rsidRPr="009B247F">
        <w:rPr>
          <w:rFonts w:ascii="Times New Roman" w:hAnsi="Times New Roman" w:cs="Times New Roman"/>
          <w:sz w:val="26"/>
          <w:szCs w:val="26"/>
          <w:u w:val="single"/>
        </w:rPr>
        <w:t>cate_id</w:t>
      </w:r>
      <w:r w:rsidR="00DE7CC0" w:rsidRPr="009B247F">
        <w:rPr>
          <w:rFonts w:ascii="Times New Roman" w:hAnsi="Times New Roman" w:cs="Times New Roman"/>
          <w:sz w:val="26"/>
          <w:szCs w:val="26"/>
        </w:rPr>
        <w:t>,</w:t>
      </w:r>
      <w:r w:rsidR="00BB4060"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cate_name,</w:t>
      </w:r>
      <w:r w:rsidR="00CD7905"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created_at,</w:t>
      </w:r>
      <w:r w:rsidR="00CD7905"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updated_at)</w:t>
      </w:r>
    </w:p>
    <w:p w14:paraId="6D30599D" w14:textId="70CD84A4" w:rsidR="005934AA" w:rsidRPr="009B247F" w:rsidRDefault="003C5132" w:rsidP="00D740EC">
      <w:pPr>
        <w:pStyle w:val="ListParagraph"/>
        <w:numPr>
          <w:ilvl w:val="0"/>
          <w:numId w:val="23"/>
        </w:numPr>
        <w:spacing w:line="276" w:lineRule="auto"/>
        <w:rPr>
          <w:rFonts w:ascii="Times New Roman" w:hAnsi="Times New Roman" w:cs="Times New Roman"/>
          <w:i/>
          <w:sz w:val="26"/>
          <w:szCs w:val="26"/>
        </w:rPr>
      </w:pPr>
      <w:r w:rsidRPr="009B247F">
        <w:rPr>
          <w:rFonts w:ascii="Times New Roman" w:hAnsi="Times New Roman" w:cs="Times New Roman"/>
          <w:b/>
          <w:sz w:val="26"/>
          <w:szCs w:val="26"/>
        </w:rPr>
        <w:t>s</w:t>
      </w:r>
      <w:r w:rsidR="00DE7CC0" w:rsidRPr="009B247F">
        <w:rPr>
          <w:rFonts w:ascii="Times New Roman" w:hAnsi="Times New Roman" w:cs="Times New Roman"/>
          <w:b/>
          <w:sz w:val="26"/>
          <w:szCs w:val="26"/>
        </w:rPr>
        <w:t xml:space="preserve">ent_email </w:t>
      </w:r>
      <w:r w:rsidR="00DE7CC0" w:rsidRPr="009B247F">
        <w:rPr>
          <w:rFonts w:ascii="Times New Roman" w:hAnsi="Times New Roman" w:cs="Times New Roman"/>
          <w:sz w:val="26"/>
          <w:szCs w:val="26"/>
        </w:rPr>
        <w:t>(id,</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user_id,</w:t>
      </w:r>
      <w:r w:rsidR="00ED0193" w:rsidRPr="009B247F">
        <w:rPr>
          <w:rFonts w:ascii="Times New Roman" w:hAnsi="Times New Roman" w:cs="Times New Roman"/>
          <w:sz w:val="26"/>
          <w:szCs w:val="26"/>
        </w:rPr>
        <w:t xml:space="preserve"> </w:t>
      </w:r>
      <w:r w:rsidR="00DE7CC0" w:rsidRPr="009B247F">
        <w:rPr>
          <w:rFonts w:ascii="Times New Roman" w:hAnsi="Times New Roman" w:cs="Times New Roman"/>
          <w:sz w:val="26"/>
          <w:szCs w:val="26"/>
        </w:rPr>
        <w:t>package_id)</w:t>
      </w:r>
    </w:p>
    <w:p w14:paraId="075DEB1F" w14:textId="65D14615" w:rsidR="005934AA" w:rsidRPr="009B247F" w:rsidRDefault="00F51037" w:rsidP="00F51037">
      <w:pPr>
        <w:pStyle w:val="Caption"/>
        <w:rPr>
          <w:rFonts w:ascii="Times New Roman" w:hAnsi="Times New Roman" w:cs="Times New Roman"/>
          <w:b/>
          <w:sz w:val="26"/>
          <w:szCs w:val="26"/>
        </w:rPr>
      </w:pPr>
      <w:bookmarkStart w:id="260" w:name="_Toc482441651"/>
      <w:r w:rsidRPr="009B247F">
        <w:rPr>
          <w:rFonts w:ascii="Times New Roman" w:hAnsi="Times New Roman" w:cs="Times New Roman"/>
          <w:sz w:val="26"/>
          <w:szCs w:val="26"/>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rPr>
        <w:t>8</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rPr>
        <w:t>: Các ràng buộc tham chiếu</w:t>
      </w:r>
      <w:bookmarkEnd w:id="260"/>
    </w:p>
    <w:tbl>
      <w:tblPr>
        <w:tblStyle w:val="TableGrid"/>
        <w:tblW w:w="8359" w:type="dxa"/>
        <w:tblLook w:val="04A0" w:firstRow="1" w:lastRow="0" w:firstColumn="1" w:lastColumn="0" w:noHBand="0" w:noVBand="1"/>
      </w:tblPr>
      <w:tblGrid>
        <w:gridCol w:w="1271"/>
        <w:gridCol w:w="3969"/>
        <w:gridCol w:w="3119"/>
      </w:tblGrid>
      <w:tr w:rsidR="00DE7CC0" w:rsidRPr="009B247F" w14:paraId="4800A571" w14:textId="77777777" w:rsidTr="00866236">
        <w:tc>
          <w:tcPr>
            <w:tcW w:w="1271" w:type="dxa"/>
          </w:tcPr>
          <w:p w14:paraId="5C13F3D6" w14:textId="77777777" w:rsidR="00DE7CC0" w:rsidRPr="009B247F" w:rsidRDefault="00DE7CC0" w:rsidP="00BB4060">
            <w:pPr>
              <w:jc w:val="left"/>
              <w:rPr>
                <w:sz w:val="26"/>
                <w:szCs w:val="26"/>
              </w:rPr>
            </w:pPr>
            <w:r w:rsidRPr="009B247F">
              <w:rPr>
                <w:sz w:val="26"/>
                <w:szCs w:val="26"/>
              </w:rPr>
              <w:t>Số TT</w:t>
            </w:r>
          </w:p>
        </w:tc>
        <w:tc>
          <w:tcPr>
            <w:tcW w:w="3969" w:type="dxa"/>
          </w:tcPr>
          <w:p w14:paraId="047E338F" w14:textId="77777777" w:rsidR="00DE7CC0" w:rsidRPr="009B247F" w:rsidRDefault="00DE7CC0" w:rsidP="00BB4060">
            <w:pPr>
              <w:jc w:val="left"/>
              <w:rPr>
                <w:sz w:val="26"/>
                <w:szCs w:val="26"/>
              </w:rPr>
            </w:pPr>
            <w:r w:rsidRPr="009B247F">
              <w:rPr>
                <w:sz w:val="26"/>
                <w:szCs w:val="26"/>
              </w:rPr>
              <w:t>Bảng con (Reference table)</w:t>
            </w:r>
          </w:p>
        </w:tc>
        <w:tc>
          <w:tcPr>
            <w:tcW w:w="3119" w:type="dxa"/>
          </w:tcPr>
          <w:p w14:paraId="788CAE1E" w14:textId="77777777" w:rsidR="00DE7CC0" w:rsidRPr="009B247F" w:rsidRDefault="00DE7CC0" w:rsidP="00BB4060">
            <w:pPr>
              <w:jc w:val="left"/>
              <w:rPr>
                <w:sz w:val="26"/>
                <w:szCs w:val="26"/>
              </w:rPr>
            </w:pPr>
            <w:r w:rsidRPr="009B247F">
              <w:rPr>
                <w:sz w:val="26"/>
                <w:szCs w:val="26"/>
              </w:rPr>
              <w:t>Bảng cha (Primary table)</w:t>
            </w:r>
          </w:p>
        </w:tc>
      </w:tr>
      <w:tr w:rsidR="00DE7CC0" w:rsidRPr="009B247F" w14:paraId="6F4E6B48" w14:textId="77777777" w:rsidTr="00866236">
        <w:trPr>
          <w:trHeight w:val="361"/>
        </w:trPr>
        <w:tc>
          <w:tcPr>
            <w:tcW w:w="1271" w:type="dxa"/>
          </w:tcPr>
          <w:p w14:paraId="5BD7B34B" w14:textId="77777777" w:rsidR="00DE7CC0" w:rsidRPr="009B247F" w:rsidRDefault="00DE7CC0" w:rsidP="00BB4060">
            <w:pPr>
              <w:jc w:val="left"/>
              <w:rPr>
                <w:sz w:val="26"/>
                <w:szCs w:val="26"/>
              </w:rPr>
            </w:pPr>
            <w:r w:rsidRPr="009B247F">
              <w:rPr>
                <w:sz w:val="26"/>
                <w:szCs w:val="26"/>
              </w:rPr>
              <w:t>1</w:t>
            </w:r>
          </w:p>
        </w:tc>
        <w:tc>
          <w:tcPr>
            <w:tcW w:w="3969" w:type="dxa"/>
          </w:tcPr>
          <w:p w14:paraId="7D063CE1" w14:textId="5B722764" w:rsidR="00DE7CC0" w:rsidRPr="009B247F" w:rsidRDefault="00FA437A" w:rsidP="00BB4060">
            <w:pPr>
              <w:jc w:val="left"/>
              <w:rPr>
                <w:sz w:val="26"/>
                <w:szCs w:val="26"/>
              </w:rPr>
            </w:pPr>
            <w:r w:rsidRPr="009B247F">
              <w:rPr>
                <w:sz w:val="26"/>
                <w:szCs w:val="26"/>
              </w:rPr>
              <w:t>i</w:t>
            </w:r>
            <w:r w:rsidR="00DE7CC0" w:rsidRPr="009B247F">
              <w:rPr>
                <w:sz w:val="26"/>
                <w:szCs w:val="26"/>
              </w:rPr>
              <w:t>mages (user_id)</w:t>
            </w:r>
          </w:p>
        </w:tc>
        <w:tc>
          <w:tcPr>
            <w:tcW w:w="3119" w:type="dxa"/>
          </w:tcPr>
          <w:p w14:paraId="735A6E82" w14:textId="774577FC" w:rsidR="00DE7CC0" w:rsidRPr="009B247F" w:rsidRDefault="00FA437A" w:rsidP="00BB4060">
            <w:pPr>
              <w:jc w:val="left"/>
              <w:rPr>
                <w:sz w:val="26"/>
                <w:szCs w:val="26"/>
              </w:rPr>
            </w:pPr>
            <w:r w:rsidRPr="009B247F">
              <w:rPr>
                <w:sz w:val="26"/>
                <w:szCs w:val="26"/>
              </w:rPr>
              <w:t>u</w:t>
            </w:r>
            <w:r w:rsidR="00DE7CC0" w:rsidRPr="009B247F">
              <w:rPr>
                <w:sz w:val="26"/>
                <w:szCs w:val="26"/>
              </w:rPr>
              <w:t>sers (user_id)</w:t>
            </w:r>
          </w:p>
        </w:tc>
      </w:tr>
      <w:tr w:rsidR="00DE7CC0" w:rsidRPr="009B247F" w14:paraId="15CFE957" w14:textId="77777777" w:rsidTr="00866236">
        <w:tc>
          <w:tcPr>
            <w:tcW w:w="1271" w:type="dxa"/>
          </w:tcPr>
          <w:p w14:paraId="2E76A550" w14:textId="77777777" w:rsidR="00DE7CC0" w:rsidRPr="009B247F" w:rsidRDefault="00DE7CC0" w:rsidP="00BB4060">
            <w:pPr>
              <w:jc w:val="left"/>
              <w:rPr>
                <w:sz w:val="26"/>
                <w:szCs w:val="26"/>
              </w:rPr>
            </w:pPr>
            <w:r w:rsidRPr="009B247F">
              <w:rPr>
                <w:sz w:val="26"/>
                <w:szCs w:val="26"/>
              </w:rPr>
              <w:t>2</w:t>
            </w:r>
          </w:p>
        </w:tc>
        <w:tc>
          <w:tcPr>
            <w:tcW w:w="3969" w:type="dxa"/>
          </w:tcPr>
          <w:p w14:paraId="18B0C728" w14:textId="2CA0F561" w:rsidR="00DE7CC0" w:rsidRPr="009B247F" w:rsidRDefault="00FA437A" w:rsidP="00BB4060">
            <w:pPr>
              <w:jc w:val="left"/>
              <w:rPr>
                <w:sz w:val="26"/>
                <w:szCs w:val="26"/>
              </w:rPr>
            </w:pPr>
            <w:r w:rsidRPr="009B247F">
              <w:rPr>
                <w:sz w:val="26"/>
                <w:szCs w:val="26"/>
              </w:rPr>
              <w:t>k</w:t>
            </w:r>
            <w:r w:rsidR="00DE7CC0" w:rsidRPr="009B247F">
              <w:rPr>
                <w:sz w:val="26"/>
                <w:szCs w:val="26"/>
              </w:rPr>
              <w:t>eywords (user_id)</w:t>
            </w:r>
          </w:p>
        </w:tc>
        <w:tc>
          <w:tcPr>
            <w:tcW w:w="3119" w:type="dxa"/>
          </w:tcPr>
          <w:p w14:paraId="50D4FBE2" w14:textId="667D822E" w:rsidR="00DE7CC0" w:rsidRPr="009B247F" w:rsidRDefault="00FA437A" w:rsidP="00BB4060">
            <w:pPr>
              <w:jc w:val="left"/>
              <w:rPr>
                <w:sz w:val="26"/>
                <w:szCs w:val="26"/>
              </w:rPr>
            </w:pPr>
            <w:r w:rsidRPr="009B247F">
              <w:rPr>
                <w:sz w:val="26"/>
                <w:szCs w:val="26"/>
              </w:rPr>
              <w:t>u</w:t>
            </w:r>
            <w:r w:rsidR="00DE7CC0" w:rsidRPr="009B247F">
              <w:rPr>
                <w:sz w:val="26"/>
                <w:szCs w:val="26"/>
              </w:rPr>
              <w:t>sers (user_id)</w:t>
            </w:r>
          </w:p>
        </w:tc>
      </w:tr>
      <w:tr w:rsidR="00DE7CC0" w:rsidRPr="009B247F" w14:paraId="57B5BC42" w14:textId="77777777" w:rsidTr="00866236">
        <w:tc>
          <w:tcPr>
            <w:tcW w:w="1271" w:type="dxa"/>
          </w:tcPr>
          <w:p w14:paraId="64377915" w14:textId="77777777" w:rsidR="00DE7CC0" w:rsidRPr="009B247F" w:rsidRDefault="00DE7CC0" w:rsidP="00BB4060">
            <w:pPr>
              <w:jc w:val="left"/>
              <w:rPr>
                <w:sz w:val="26"/>
                <w:szCs w:val="26"/>
              </w:rPr>
            </w:pPr>
            <w:r w:rsidRPr="009B247F">
              <w:rPr>
                <w:sz w:val="26"/>
                <w:szCs w:val="26"/>
              </w:rPr>
              <w:t>3</w:t>
            </w:r>
          </w:p>
        </w:tc>
        <w:tc>
          <w:tcPr>
            <w:tcW w:w="3969" w:type="dxa"/>
          </w:tcPr>
          <w:p w14:paraId="3F2D0999" w14:textId="50025980" w:rsidR="00DE7CC0" w:rsidRPr="009B247F" w:rsidRDefault="00FA437A" w:rsidP="00BB4060">
            <w:pPr>
              <w:jc w:val="left"/>
              <w:rPr>
                <w:sz w:val="26"/>
                <w:szCs w:val="26"/>
              </w:rPr>
            </w:pPr>
            <w:r w:rsidRPr="009B247F">
              <w:rPr>
                <w:sz w:val="26"/>
                <w:szCs w:val="26"/>
              </w:rPr>
              <w:t>p</w:t>
            </w:r>
            <w:r w:rsidR="00DE7CC0" w:rsidRPr="009B247F">
              <w:rPr>
                <w:sz w:val="26"/>
                <w:szCs w:val="26"/>
              </w:rPr>
              <w:t>ackages (cate_id)</w:t>
            </w:r>
          </w:p>
        </w:tc>
        <w:tc>
          <w:tcPr>
            <w:tcW w:w="3119" w:type="dxa"/>
          </w:tcPr>
          <w:p w14:paraId="3DD60CCC" w14:textId="01DA2C79" w:rsidR="00DE7CC0" w:rsidRPr="009B247F" w:rsidRDefault="00FA437A" w:rsidP="00BB4060">
            <w:pPr>
              <w:jc w:val="left"/>
              <w:rPr>
                <w:sz w:val="26"/>
                <w:szCs w:val="26"/>
              </w:rPr>
            </w:pPr>
            <w:r w:rsidRPr="009B247F">
              <w:rPr>
                <w:sz w:val="26"/>
                <w:szCs w:val="26"/>
              </w:rPr>
              <w:t>c</w:t>
            </w:r>
            <w:r w:rsidR="00DE7CC0" w:rsidRPr="009B247F">
              <w:rPr>
                <w:sz w:val="26"/>
                <w:szCs w:val="26"/>
              </w:rPr>
              <w:t>ategory(cate_id)</w:t>
            </w:r>
          </w:p>
        </w:tc>
      </w:tr>
      <w:tr w:rsidR="00DE7CC0" w:rsidRPr="009B247F" w14:paraId="150EF365" w14:textId="77777777" w:rsidTr="00866236">
        <w:trPr>
          <w:trHeight w:val="437"/>
        </w:trPr>
        <w:tc>
          <w:tcPr>
            <w:tcW w:w="1271" w:type="dxa"/>
          </w:tcPr>
          <w:p w14:paraId="72041B1F" w14:textId="77777777" w:rsidR="00DE7CC0" w:rsidRPr="009B247F" w:rsidRDefault="00DE7CC0" w:rsidP="00BB4060">
            <w:pPr>
              <w:jc w:val="left"/>
              <w:rPr>
                <w:sz w:val="26"/>
                <w:szCs w:val="26"/>
              </w:rPr>
            </w:pPr>
            <w:r w:rsidRPr="009B247F">
              <w:rPr>
                <w:sz w:val="26"/>
                <w:szCs w:val="26"/>
              </w:rPr>
              <w:t>4</w:t>
            </w:r>
          </w:p>
        </w:tc>
        <w:tc>
          <w:tcPr>
            <w:tcW w:w="3969" w:type="dxa"/>
          </w:tcPr>
          <w:p w14:paraId="22916ABA" w14:textId="468DBDBD" w:rsidR="00DE7CC0" w:rsidRPr="009B247F" w:rsidRDefault="00FA437A" w:rsidP="00BB4060">
            <w:pPr>
              <w:jc w:val="left"/>
              <w:rPr>
                <w:sz w:val="26"/>
                <w:szCs w:val="26"/>
              </w:rPr>
            </w:pPr>
            <w:r w:rsidRPr="009B247F">
              <w:rPr>
                <w:sz w:val="26"/>
                <w:szCs w:val="26"/>
              </w:rPr>
              <w:t>s</w:t>
            </w:r>
            <w:r w:rsidR="00DE7CC0" w:rsidRPr="009B247F">
              <w:rPr>
                <w:sz w:val="26"/>
                <w:szCs w:val="26"/>
              </w:rPr>
              <w:t>ent_email (user_id,</w:t>
            </w:r>
            <w:r w:rsidR="0081394D" w:rsidRPr="009B247F">
              <w:rPr>
                <w:sz w:val="26"/>
                <w:szCs w:val="26"/>
              </w:rPr>
              <w:t xml:space="preserve"> </w:t>
            </w:r>
            <w:r w:rsidR="00DE7CC0" w:rsidRPr="009B247F">
              <w:rPr>
                <w:sz w:val="26"/>
                <w:szCs w:val="26"/>
              </w:rPr>
              <w:t>package_id)</w:t>
            </w:r>
          </w:p>
        </w:tc>
        <w:tc>
          <w:tcPr>
            <w:tcW w:w="3119" w:type="dxa"/>
          </w:tcPr>
          <w:p w14:paraId="3FB81BCA" w14:textId="40442BAE" w:rsidR="00DE7CC0" w:rsidRPr="009B247F" w:rsidRDefault="00FA437A" w:rsidP="00BB4060">
            <w:pPr>
              <w:jc w:val="left"/>
              <w:rPr>
                <w:sz w:val="26"/>
                <w:szCs w:val="26"/>
              </w:rPr>
            </w:pPr>
            <w:r w:rsidRPr="009B247F">
              <w:rPr>
                <w:sz w:val="26"/>
                <w:szCs w:val="26"/>
              </w:rPr>
              <w:t>u</w:t>
            </w:r>
            <w:r w:rsidR="00DE7CC0" w:rsidRPr="009B247F">
              <w:rPr>
                <w:sz w:val="26"/>
                <w:szCs w:val="26"/>
              </w:rPr>
              <w:t>sers (user_id), packages (package_id)</w:t>
            </w:r>
          </w:p>
        </w:tc>
      </w:tr>
    </w:tbl>
    <w:p w14:paraId="585D8682" w14:textId="77777777" w:rsidR="00DE7CC0" w:rsidRPr="009B247F" w:rsidRDefault="00DE7CC0" w:rsidP="00DE7CC0">
      <w:pPr>
        <w:pStyle w:val="Heading2"/>
        <w:spacing w:before="140" w:line="288" w:lineRule="auto"/>
        <w:rPr>
          <w:sz w:val="26"/>
          <w:szCs w:val="26"/>
          <w:lang w:val="es-ES"/>
        </w:rPr>
      </w:pPr>
      <w:bookmarkStart w:id="261" w:name="_Toc471898039"/>
      <w:bookmarkStart w:id="262" w:name="_Toc479692691"/>
      <w:bookmarkStart w:id="263" w:name="_Toc479696579"/>
      <w:bookmarkStart w:id="264" w:name="_Toc479696666"/>
      <w:bookmarkStart w:id="265" w:name="_Toc481681319"/>
      <w:bookmarkStart w:id="266" w:name="_Toc482441532"/>
      <w:r w:rsidRPr="009B247F">
        <w:rPr>
          <w:sz w:val="26"/>
          <w:szCs w:val="26"/>
          <w:lang w:val="es-ES"/>
        </w:rPr>
        <w:t>2. Thiết kế và cài đặt giải thuật</w:t>
      </w:r>
      <w:bookmarkEnd w:id="261"/>
      <w:bookmarkEnd w:id="262"/>
      <w:bookmarkEnd w:id="263"/>
      <w:bookmarkEnd w:id="264"/>
      <w:bookmarkEnd w:id="265"/>
      <w:bookmarkEnd w:id="266"/>
    </w:p>
    <w:p w14:paraId="16FE17F9" w14:textId="77777777" w:rsidR="00DE7CC0" w:rsidRPr="009B247F" w:rsidRDefault="00DE7CC0" w:rsidP="00A33BC2">
      <w:pPr>
        <w:pStyle w:val="Heading3"/>
        <w:spacing w:line="288" w:lineRule="auto"/>
        <w:jc w:val="both"/>
        <w:rPr>
          <w:rFonts w:ascii="Times New Roman" w:hAnsi="Times New Roman" w:cs="Times New Roman"/>
          <w:color w:val="auto"/>
          <w:sz w:val="26"/>
          <w:szCs w:val="26"/>
          <w:lang w:val="es-ES"/>
        </w:rPr>
      </w:pPr>
      <w:bookmarkStart w:id="267" w:name="_Toc479696580"/>
      <w:bookmarkStart w:id="268" w:name="_Toc479696667"/>
      <w:bookmarkStart w:id="269" w:name="_Toc481681320"/>
      <w:bookmarkStart w:id="270" w:name="_Toc482441533"/>
      <w:r w:rsidRPr="009B247F">
        <w:rPr>
          <w:rFonts w:ascii="Times New Roman" w:hAnsi="Times New Roman" w:cs="Times New Roman"/>
          <w:color w:val="auto"/>
          <w:sz w:val="26"/>
          <w:szCs w:val="26"/>
          <w:lang w:val="es-ES"/>
        </w:rPr>
        <w:t>2.1 Lấy dữ liệu gói thầu</w:t>
      </w:r>
      <w:bookmarkEnd w:id="267"/>
      <w:bookmarkEnd w:id="268"/>
      <w:bookmarkEnd w:id="269"/>
      <w:bookmarkEnd w:id="270"/>
    </w:p>
    <w:p w14:paraId="2CEA70C4" w14:textId="7587C0B3" w:rsidR="00DE7CC0" w:rsidRPr="009B247F" w:rsidRDefault="00DE7CC0" w:rsidP="00D740EC">
      <w:pPr>
        <w:spacing w:line="276" w:lineRule="auto"/>
        <w:rPr>
          <w:b/>
          <w:sz w:val="26"/>
          <w:szCs w:val="26"/>
          <w:lang w:val="es-ES"/>
        </w:rPr>
      </w:pPr>
      <w:r w:rsidRPr="009B247F">
        <w:rPr>
          <w:sz w:val="26"/>
          <w:szCs w:val="26"/>
          <w:lang w:val="es-ES"/>
        </w:rPr>
        <w:t xml:space="preserve"> Mục tiêu chính của hệ thống là lấy dữ liệu gói thầu từ trang web</w:t>
      </w:r>
      <w:r w:rsidR="00B27A95" w:rsidRPr="009B247F">
        <w:rPr>
          <w:sz w:val="26"/>
          <w:szCs w:val="26"/>
          <w:lang w:val="es-ES"/>
        </w:rPr>
        <w:t xml:space="preserve"> </w:t>
      </w:r>
      <w:r w:rsidR="00E2602F" w:rsidRPr="009B247F">
        <w:rPr>
          <w:sz w:val="26"/>
          <w:szCs w:val="26"/>
          <w:lang w:val="es-ES"/>
        </w:rPr>
        <w:t>Đấu thầu điện tử</w:t>
      </w:r>
      <w:r w:rsidR="00B27A95" w:rsidRPr="009B247F">
        <w:rPr>
          <w:sz w:val="26"/>
          <w:szCs w:val="26"/>
          <w:lang w:val="es-ES"/>
        </w:rPr>
        <w:t xml:space="preserve"> của </w:t>
      </w:r>
      <w:r w:rsidR="00E578B1" w:rsidRPr="009B247F">
        <w:rPr>
          <w:sz w:val="26"/>
          <w:szCs w:val="26"/>
          <w:lang w:val="es-ES"/>
        </w:rPr>
        <w:t>Bộ Kế hoạch và Đầu tư</w:t>
      </w:r>
      <w:r w:rsidRPr="009B247F">
        <w:rPr>
          <w:sz w:val="26"/>
          <w:szCs w:val="26"/>
          <w:lang w:val="es-ES"/>
        </w:rPr>
        <w:t xml:space="preserve">: </w:t>
      </w:r>
      <w:r w:rsidR="00CB0C27" w:rsidRPr="009B247F">
        <w:fldChar w:fldCharType="begin"/>
      </w:r>
      <w:r w:rsidR="00CB0C27" w:rsidRPr="009B247F">
        <w:rPr>
          <w:color w:val="548DD4" w:themeColor="text2" w:themeTint="99"/>
          <w:sz w:val="26"/>
          <w:szCs w:val="26"/>
          <w:lang w:val="es-ES"/>
          <w:rPrChange w:id="271" w:author="Windows User" w:date="2017-05-08T09:29:00Z">
            <w:rPr/>
          </w:rPrChange>
        </w:rPr>
        <w:instrText xml:space="preserve"> HYPERLINK "http://muasamcong.mpi.gov.vn/" </w:instrText>
      </w:r>
      <w:r w:rsidR="00CB0C27" w:rsidRPr="009B247F">
        <w:fldChar w:fldCharType="separate"/>
      </w:r>
      <w:r w:rsidRPr="009B247F">
        <w:rPr>
          <w:rStyle w:val="Hyperlink"/>
          <w:color w:val="548DD4" w:themeColor="text2" w:themeTint="99"/>
          <w:sz w:val="26"/>
          <w:szCs w:val="26"/>
          <w:lang w:val="es-ES"/>
        </w:rPr>
        <w:t>http://muasamcong.mpi.gov.vn/</w:t>
      </w:r>
      <w:r w:rsidR="00CB0C27" w:rsidRPr="009B247F">
        <w:rPr>
          <w:rStyle w:val="Hyperlink"/>
          <w:color w:val="548DD4" w:themeColor="text2" w:themeTint="99"/>
          <w:sz w:val="26"/>
          <w:szCs w:val="26"/>
          <w:lang w:val="es-ES"/>
        </w:rPr>
        <w:fldChar w:fldCharType="end"/>
      </w:r>
      <w:r w:rsidRPr="009B247F">
        <w:rPr>
          <w:sz w:val="26"/>
          <w:szCs w:val="26"/>
          <w:lang w:val="es-ES"/>
        </w:rPr>
        <w:t xml:space="preserve">. Sau thời gian tìm hiểu </w:t>
      </w:r>
      <w:r w:rsidRPr="009B247F">
        <w:rPr>
          <w:sz w:val="26"/>
          <w:szCs w:val="26"/>
          <w:lang w:val="es-ES"/>
        </w:rPr>
        <w:lastRenderedPageBreak/>
        <w:t xml:space="preserve">về trang web em lựa chọn phương pháp lấy dữ liệu với sự hỗ trợ của thư viện </w:t>
      </w:r>
      <w:r w:rsidRPr="009B247F">
        <w:rPr>
          <w:b/>
          <w:sz w:val="26"/>
          <w:szCs w:val="26"/>
          <w:lang w:val="es-ES"/>
        </w:rPr>
        <w:t>simple_html_dom.</w:t>
      </w:r>
    </w:p>
    <w:p w14:paraId="26B6FB82" w14:textId="73CFEFEF" w:rsidR="00DE7CC0" w:rsidRPr="009B247F" w:rsidRDefault="00DE7CC0" w:rsidP="00D740EC">
      <w:pPr>
        <w:spacing w:line="288" w:lineRule="auto"/>
        <w:rPr>
          <w:sz w:val="26"/>
          <w:szCs w:val="26"/>
          <w:lang w:val="es-ES"/>
        </w:rPr>
      </w:pPr>
      <w:r w:rsidRPr="009B247F">
        <w:rPr>
          <w:sz w:val="26"/>
          <w:szCs w:val="26"/>
          <w:lang w:val="es-ES"/>
        </w:rPr>
        <w:t>Quá trình phân tích trang web cho thấy để lấy được địa chỉ chi tiết của gói thầu phải có được các chỉ số</w:t>
      </w:r>
      <w:r w:rsidRPr="009B247F">
        <w:rPr>
          <w:b/>
          <w:sz w:val="26"/>
          <w:szCs w:val="26"/>
          <w:lang w:val="es-ES"/>
        </w:rPr>
        <w:t xml:space="preserve"> </w:t>
      </w:r>
      <w:r w:rsidRPr="009B247F">
        <w:rPr>
          <w:b/>
          <w:i/>
          <w:sz w:val="26"/>
          <w:szCs w:val="26"/>
          <w:lang w:val="es-ES"/>
        </w:rPr>
        <w:t xml:space="preserve">bid_no, bid_turnno </w:t>
      </w:r>
      <w:r w:rsidRPr="009B247F">
        <w:rPr>
          <w:i/>
          <w:sz w:val="26"/>
          <w:szCs w:val="26"/>
          <w:lang w:val="es-ES"/>
        </w:rPr>
        <w:t>và</w:t>
      </w:r>
      <w:r w:rsidRPr="009B247F">
        <w:rPr>
          <w:b/>
          <w:i/>
          <w:sz w:val="26"/>
          <w:szCs w:val="26"/>
          <w:lang w:val="es-ES"/>
        </w:rPr>
        <w:t xml:space="preserve"> bid_type.</w:t>
      </w:r>
      <w:r w:rsidR="006A7383" w:rsidRPr="009B247F">
        <w:rPr>
          <w:b/>
          <w:i/>
          <w:sz w:val="26"/>
          <w:szCs w:val="26"/>
          <w:lang w:val="es-ES"/>
        </w:rPr>
        <w:t xml:space="preserve"> </w:t>
      </w:r>
      <w:r w:rsidRPr="009B247F">
        <w:rPr>
          <w:sz w:val="26"/>
          <w:szCs w:val="26"/>
          <w:lang w:val="es-ES"/>
        </w:rPr>
        <w:t xml:space="preserve">Với </w:t>
      </w:r>
      <w:r w:rsidRPr="009B247F">
        <w:rPr>
          <w:i/>
          <w:sz w:val="26"/>
          <w:szCs w:val="26"/>
          <w:lang w:val="es-ES"/>
        </w:rPr>
        <w:t>bid_no</w:t>
      </w:r>
      <w:r w:rsidRPr="009B247F">
        <w:rPr>
          <w:sz w:val="26"/>
          <w:szCs w:val="26"/>
          <w:lang w:val="es-ES"/>
        </w:rPr>
        <w:t xml:space="preserve"> là Mã số thông báo mới thầu</w:t>
      </w:r>
      <w:r w:rsidRPr="009B247F">
        <w:rPr>
          <w:i/>
          <w:sz w:val="26"/>
          <w:szCs w:val="26"/>
          <w:lang w:val="es-ES"/>
        </w:rPr>
        <w:t>, bid_type</w:t>
      </w:r>
      <w:r w:rsidRPr="009B247F">
        <w:rPr>
          <w:sz w:val="26"/>
          <w:szCs w:val="26"/>
          <w:lang w:val="es-ES"/>
        </w:rPr>
        <w:t xml:space="preserve"> là kiểu gói thầu tương ứng với </w:t>
      </w:r>
    </w:p>
    <w:p w14:paraId="54DB5E87" w14:textId="35CB9714" w:rsidR="00DE7CC0" w:rsidRPr="009B247F" w:rsidRDefault="009C2C9A" w:rsidP="00D740EC">
      <w:pPr>
        <w:pStyle w:val="ListParagraph"/>
        <w:numPr>
          <w:ilvl w:val="0"/>
          <w:numId w:val="17"/>
        </w:numPr>
        <w:spacing w:line="288"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bid_type = 1</w:t>
      </w:r>
      <w:r w:rsidR="0081394D" w:rsidRPr="009B247F">
        <w:rPr>
          <w:rFonts w:ascii="Times New Roman" w:hAnsi="Times New Roman" w:cs="Times New Roman"/>
          <w:sz w:val="26"/>
          <w:szCs w:val="26"/>
          <w:lang w:val="es-ES"/>
        </w:rPr>
        <w:t xml:space="preserve">: </w:t>
      </w:r>
      <w:r w:rsidR="00DE7CC0" w:rsidRPr="009B247F">
        <w:rPr>
          <w:rFonts w:ascii="Times New Roman" w:hAnsi="Times New Roman" w:cs="Times New Roman"/>
          <w:sz w:val="26"/>
          <w:szCs w:val="26"/>
          <w:lang w:val="es-ES"/>
        </w:rPr>
        <w:t>Hàng hóa</w:t>
      </w:r>
    </w:p>
    <w:p w14:paraId="7EC632A3" w14:textId="1751E847" w:rsidR="00DE7CC0" w:rsidRPr="009B247F" w:rsidRDefault="009C2C9A" w:rsidP="00D740EC">
      <w:pPr>
        <w:pStyle w:val="ListParagraph"/>
        <w:numPr>
          <w:ilvl w:val="0"/>
          <w:numId w:val="17"/>
        </w:numPr>
        <w:spacing w:line="288"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bid_type = 3</w:t>
      </w:r>
      <w:r w:rsidR="00DE7CC0" w:rsidRPr="009B247F">
        <w:rPr>
          <w:rFonts w:ascii="Times New Roman" w:hAnsi="Times New Roman" w:cs="Times New Roman"/>
          <w:sz w:val="26"/>
          <w:szCs w:val="26"/>
          <w:lang w:val="es-ES"/>
        </w:rPr>
        <w:t>: Xây lắp</w:t>
      </w:r>
    </w:p>
    <w:p w14:paraId="14919001" w14:textId="77777777" w:rsidR="00DE7CC0" w:rsidRPr="009B247F" w:rsidRDefault="00DE7CC0" w:rsidP="00D740EC">
      <w:pPr>
        <w:pStyle w:val="ListParagraph"/>
        <w:numPr>
          <w:ilvl w:val="0"/>
          <w:numId w:val="17"/>
        </w:numPr>
        <w:spacing w:line="288"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bid_type = 5: Tư vấn.</w:t>
      </w:r>
    </w:p>
    <w:p w14:paraId="2F4E2259" w14:textId="77777777" w:rsidR="00DE7CC0" w:rsidRPr="009B247F" w:rsidRDefault="00DE7CC0" w:rsidP="00D740EC">
      <w:pPr>
        <w:pStyle w:val="ListParagraph"/>
        <w:numPr>
          <w:ilvl w:val="0"/>
          <w:numId w:val="17"/>
        </w:numPr>
        <w:spacing w:line="288"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bid_type = 15: Phi tư vấn.</w:t>
      </w:r>
    </w:p>
    <w:p w14:paraId="63887BB5" w14:textId="77777777" w:rsidR="00DE7CC0" w:rsidRPr="009B247F" w:rsidRDefault="00DE7CC0" w:rsidP="00D740EC">
      <w:pPr>
        <w:pStyle w:val="ListParagraph"/>
        <w:numPr>
          <w:ilvl w:val="0"/>
          <w:numId w:val="17"/>
        </w:numPr>
        <w:spacing w:line="288"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bid_type = 10: Hỗn hợp</w:t>
      </w:r>
    </w:p>
    <w:p w14:paraId="05FEC49F" w14:textId="77777777" w:rsidR="00DE7CC0" w:rsidRPr="009B247F" w:rsidRDefault="00DE7CC0" w:rsidP="00D740EC">
      <w:pPr>
        <w:pStyle w:val="ListParagraph"/>
        <w:numPr>
          <w:ilvl w:val="0"/>
          <w:numId w:val="17"/>
        </w:numPr>
        <w:spacing w:line="288"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bid_type = 12: Lựa chọn nhà đầu tư</w:t>
      </w:r>
    </w:p>
    <w:p w14:paraId="19C9B086" w14:textId="40E0C5FD" w:rsidR="00DE7CC0" w:rsidRPr="009B247F" w:rsidRDefault="00DE7CC0" w:rsidP="00D740EC">
      <w:pPr>
        <w:spacing w:line="288" w:lineRule="auto"/>
        <w:rPr>
          <w:sz w:val="26"/>
          <w:szCs w:val="26"/>
          <w:lang w:val="es-ES"/>
        </w:rPr>
      </w:pPr>
      <w:r w:rsidRPr="009B247F">
        <w:rPr>
          <w:sz w:val="26"/>
          <w:szCs w:val="26"/>
          <w:lang w:val="es-ES"/>
        </w:rPr>
        <w:t>Kết hợp các thôn</w:t>
      </w:r>
      <w:r w:rsidR="009C2C9A" w:rsidRPr="009B247F">
        <w:rPr>
          <w:sz w:val="26"/>
          <w:szCs w:val="26"/>
          <w:lang w:val="es-ES"/>
        </w:rPr>
        <w:t>g số trên vào địa chỉ tương ứng</w:t>
      </w:r>
      <w:r w:rsidRPr="009B247F">
        <w:rPr>
          <w:sz w:val="26"/>
          <w:szCs w:val="26"/>
          <w:lang w:val="es-ES"/>
        </w:rPr>
        <w:t xml:space="preserve">: </w:t>
      </w:r>
    </w:p>
    <w:p w14:paraId="6985D753" w14:textId="3445F431" w:rsidR="00DE7CC0" w:rsidRPr="009B247F" w:rsidRDefault="00DE7CC0" w:rsidP="00D740EC">
      <w:pPr>
        <w:spacing w:line="288" w:lineRule="auto"/>
        <w:rPr>
          <w:i/>
          <w:sz w:val="26"/>
          <w:szCs w:val="26"/>
          <w:lang w:val="es-ES"/>
        </w:rPr>
      </w:pPr>
      <w:r w:rsidRPr="009B247F">
        <w:rPr>
          <w:i/>
          <w:sz w:val="26"/>
          <w:szCs w:val="26"/>
          <w:lang w:val="es-ES"/>
        </w:rPr>
        <w:t>http://muasamcong.mpi.gov.vn:808</w:t>
      </w:r>
      <w:r w:rsidR="00A33BC2">
        <w:rPr>
          <w:i/>
          <w:sz w:val="26"/>
          <w:szCs w:val="26"/>
          <w:lang w:val="es-ES"/>
        </w:rPr>
        <w:t>1/GG/EP_MPV_GGQ999.jsp?bid_</w:t>
      </w:r>
      <w:r w:rsidR="009C2C9A" w:rsidRPr="009B247F">
        <w:rPr>
          <w:i/>
          <w:sz w:val="26"/>
          <w:szCs w:val="26"/>
          <w:lang w:val="es-ES"/>
        </w:rPr>
        <w:t>no={</w:t>
      </w:r>
      <w:r w:rsidRPr="009B247F">
        <w:rPr>
          <w:i/>
          <w:sz w:val="26"/>
          <w:szCs w:val="26"/>
          <w:lang w:val="es-ES"/>
        </w:rPr>
        <w:t>bid_no }&amp;bid_turnno={ bid_turnno}&amp;bid_type={ bid_type}</w:t>
      </w:r>
    </w:p>
    <w:p w14:paraId="4EA27267" w14:textId="30CDF68C" w:rsidR="00DE7CC0" w:rsidRPr="009B247F" w:rsidRDefault="006A7383" w:rsidP="00D740EC">
      <w:pPr>
        <w:spacing w:line="288" w:lineRule="auto"/>
        <w:rPr>
          <w:sz w:val="26"/>
          <w:szCs w:val="26"/>
          <w:lang w:val="es-ES"/>
        </w:rPr>
      </w:pPr>
      <w:r w:rsidRPr="009B247F">
        <w:rPr>
          <w:noProof/>
          <w:sz w:val="26"/>
          <w:szCs w:val="26"/>
          <w:lang w:val="vi-VN" w:eastAsia="vi-VN"/>
        </w:rPr>
        <mc:AlternateContent>
          <mc:Choice Requires="wps">
            <w:drawing>
              <wp:anchor distT="0" distB="0" distL="114300" distR="114300" simplePos="0" relativeHeight="251668480" behindDoc="0" locked="0" layoutInCell="1" allowOverlap="1" wp14:anchorId="20FBEDCA" wp14:editId="632883CB">
                <wp:simplePos x="0" y="0"/>
                <wp:positionH relativeFrom="margin">
                  <wp:posOffset>-4168</wp:posOffset>
                </wp:positionH>
                <wp:positionV relativeFrom="paragraph">
                  <wp:posOffset>186580</wp:posOffset>
                </wp:positionV>
                <wp:extent cx="5541976" cy="1290071"/>
                <wp:effectExtent l="0" t="0" r="20955" b="24765"/>
                <wp:wrapNone/>
                <wp:docPr id="3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976" cy="1290071"/>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7008B8" id="Rectangle 1" o:spid="_x0000_s1026" style="position:absolute;margin-left:-.35pt;margin-top:14.7pt;width:436.4pt;height:10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" filled="f" strokecolor="black [3213]" strokeweight="1pt">
                <v:path arrowok="t"/>
                <w10:wrap anchorx="margin"/>
              </v:rect>
            </w:pict>
          </mc:Fallback>
        </mc:AlternateContent>
      </w:r>
      <w:r w:rsidR="00DE7CC0" w:rsidRPr="009B247F">
        <w:rPr>
          <w:sz w:val="26"/>
          <w:szCs w:val="26"/>
          <w:lang w:val="es-ES"/>
        </w:rPr>
        <w:t xml:space="preserve">Để tiền hành ta bắt đầu phân tích </w:t>
      </w:r>
      <w:r w:rsidR="00CD7905" w:rsidRPr="009B247F">
        <w:rPr>
          <w:sz w:val="26"/>
          <w:szCs w:val="26"/>
          <w:lang w:val="es-ES"/>
        </w:rPr>
        <w:t>mã nguồn</w:t>
      </w:r>
      <w:r w:rsidR="00DE7CC0" w:rsidRPr="009B247F">
        <w:rPr>
          <w:sz w:val="26"/>
          <w:szCs w:val="26"/>
          <w:lang w:val="es-ES"/>
        </w:rPr>
        <w:t xml:space="preserve"> của trang web. </w:t>
      </w:r>
    </w:p>
    <w:p w14:paraId="62A368BB" w14:textId="624FF745" w:rsidR="00DE7CC0" w:rsidRPr="009B247F" w:rsidRDefault="00DE7CC0" w:rsidP="00DE7CC0">
      <w:pPr>
        <w:rPr>
          <w:sz w:val="26"/>
          <w:szCs w:val="26"/>
          <w:lang w:val="es-ES"/>
        </w:rPr>
      </w:pPr>
      <w:r w:rsidRPr="009B247F">
        <w:rPr>
          <w:noProof/>
          <w:sz w:val="26"/>
          <w:szCs w:val="26"/>
          <w:lang w:val="vi-VN" w:eastAsia="vi-VN"/>
        </w:rPr>
        <w:drawing>
          <wp:inline distT="0" distB="0" distL="0" distR="0" wp14:anchorId="3DA25E20" wp14:editId="3E08B008">
            <wp:extent cx="5534108" cy="1250207"/>
            <wp:effectExtent l="0" t="0" r="0" b="7620"/>
            <wp:docPr id="7" name="Picture 7"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746" cy="1272264"/>
                    </a:xfrm>
                    <a:prstGeom prst="rect">
                      <a:avLst/>
                    </a:prstGeom>
                    <a:noFill/>
                    <a:ln>
                      <a:noFill/>
                    </a:ln>
                  </pic:spPr>
                </pic:pic>
              </a:graphicData>
            </a:graphic>
          </wp:inline>
        </w:drawing>
      </w:r>
    </w:p>
    <w:p w14:paraId="31F5B8DC" w14:textId="08927C34" w:rsidR="00DE7CC0" w:rsidRPr="009B247F" w:rsidRDefault="006A7383" w:rsidP="006A7383">
      <w:pPr>
        <w:jc w:val="center"/>
        <w:rPr>
          <w:i/>
          <w:sz w:val="26"/>
          <w:szCs w:val="26"/>
          <w:lang w:val="es-ES"/>
        </w:rPr>
      </w:pPr>
      <w:bookmarkStart w:id="272" w:name="_Toc482377646"/>
      <w:bookmarkStart w:id="273" w:name="_Toc482441581"/>
      <w:r w:rsidRPr="009B247F">
        <w:rPr>
          <w:i/>
          <w:sz w:val="26"/>
          <w:szCs w:val="26"/>
          <w:lang w:val="es-ES"/>
        </w:rPr>
        <w:t xml:space="preserve">Hình </w:t>
      </w:r>
      <w:r w:rsidRPr="009B247F">
        <w:rPr>
          <w:i/>
          <w:sz w:val="26"/>
          <w:szCs w:val="26"/>
        </w:rPr>
        <w:fldChar w:fldCharType="begin"/>
      </w:r>
      <w:r w:rsidRPr="009B247F">
        <w:rPr>
          <w:i/>
          <w:sz w:val="26"/>
          <w:szCs w:val="26"/>
          <w:lang w:val="es-ES"/>
        </w:rPr>
        <w:instrText xml:space="preserve"> SEQ Hình \* ARABIC </w:instrText>
      </w:r>
      <w:r w:rsidRPr="009B247F">
        <w:rPr>
          <w:i/>
          <w:sz w:val="26"/>
          <w:szCs w:val="26"/>
        </w:rPr>
        <w:fldChar w:fldCharType="separate"/>
      </w:r>
      <w:r w:rsidR="00480C89">
        <w:rPr>
          <w:i/>
          <w:noProof/>
          <w:sz w:val="26"/>
          <w:szCs w:val="26"/>
          <w:lang w:val="es-ES"/>
        </w:rPr>
        <w:t>9</w:t>
      </w:r>
      <w:r w:rsidRPr="009B247F">
        <w:rPr>
          <w:i/>
          <w:sz w:val="26"/>
          <w:szCs w:val="26"/>
        </w:rPr>
        <w:fldChar w:fldCharType="end"/>
      </w:r>
      <w:r w:rsidRPr="009B247F">
        <w:rPr>
          <w:i/>
          <w:sz w:val="26"/>
          <w:szCs w:val="26"/>
          <w:lang w:val="es-ES"/>
        </w:rPr>
        <w:t>: Hình ảnh về mã nguồn của một gói thầu</w:t>
      </w:r>
      <w:bookmarkEnd w:id="272"/>
      <w:bookmarkEnd w:id="273"/>
    </w:p>
    <w:p w14:paraId="08702AB4" w14:textId="1E02008D" w:rsidR="00551E56" w:rsidRPr="009B247F" w:rsidRDefault="00551E56" w:rsidP="00866236">
      <w:pPr>
        <w:spacing w:line="276" w:lineRule="auto"/>
        <w:ind w:firstLine="426"/>
        <w:rPr>
          <w:sz w:val="26"/>
          <w:szCs w:val="26"/>
          <w:lang w:val="es-ES"/>
        </w:rPr>
      </w:pPr>
      <w:r w:rsidRPr="009B247F">
        <w:rPr>
          <w:sz w:val="26"/>
          <w:szCs w:val="26"/>
          <w:lang w:val="es-ES"/>
        </w:rPr>
        <w:t>Để lấy thông tin các</w:t>
      </w:r>
      <w:r w:rsidR="00017C39" w:rsidRPr="009B247F">
        <w:rPr>
          <w:sz w:val="26"/>
          <w:szCs w:val="26"/>
          <w:lang w:val="es-ES"/>
        </w:rPr>
        <w:t xml:space="preserve"> gói thầu, </w:t>
      </w:r>
      <w:r w:rsidR="00B27A95" w:rsidRPr="009B247F">
        <w:rPr>
          <w:sz w:val="26"/>
          <w:szCs w:val="26"/>
          <w:lang w:val="es-ES"/>
        </w:rPr>
        <w:t xml:space="preserve">ta sử dụng thư viện simple_html_dom bóc tách dữ liệu các thuộc tính trong các thẻ html tương ứng. Sau khi có được đầy đủ thông tin ta tiến hành xây dựng địa chỉ xem chi tiết gói thầu đó. Kế tiếp ta kiểm tra xem địa chỉ này có trùng với địa chỉ trong cơ sở dữ liệu chưa, nếu chưa có ta tiến hành thêm địa chỉ liên kết đồng thời với tên gói thầu, bên mời thầu, thời gian đăng tin mời thầu cùng với mã lĩnh vực vào cơ sở dữ liệu. Tới đây ta đã có được các gói thầu mới nhất từ trang </w:t>
      </w:r>
      <w:r w:rsidR="00E2602F" w:rsidRPr="009B247F">
        <w:rPr>
          <w:sz w:val="26"/>
          <w:szCs w:val="26"/>
          <w:lang w:val="es-ES"/>
        </w:rPr>
        <w:t>Đấu thầu điện tử</w:t>
      </w:r>
      <w:r w:rsidR="00B27A95" w:rsidRPr="009B247F">
        <w:rPr>
          <w:sz w:val="26"/>
          <w:szCs w:val="26"/>
          <w:lang w:val="es-ES"/>
        </w:rPr>
        <w:t xml:space="preserve"> của </w:t>
      </w:r>
      <w:r w:rsidR="00E578B1" w:rsidRPr="009B247F">
        <w:rPr>
          <w:sz w:val="26"/>
          <w:szCs w:val="26"/>
          <w:lang w:val="es-ES"/>
        </w:rPr>
        <w:t>Bộ Kế hoạch và Đầu tư</w:t>
      </w:r>
      <w:r w:rsidR="00ED1A5D" w:rsidRPr="009B247F">
        <w:rPr>
          <w:sz w:val="26"/>
          <w:szCs w:val="26"/>
          <w:lang w:val="es-ES"/>
        </w:rPr>
        <w:t>.</w:t>
      </w:r>
      <w:r w:rsidR="00B27A95" w:rsidRPr="009B247F">
        <w:rPr>
          <w:sz w:val="26"/>
          <w:szCs w:val="26"/>
          <w:lang w:val="es-ES"/>
        </w:rPr>
        <w:t xml:space="preserve">  </w:t>
      </w:r>
    </w:p>
    <w:p w14:paraId="2E02C468" w14:textId="73F5A829" w:rsidR="00DE7CC0" w:rsidRPr="009B247F" w:rsidRDefault="00551E56" w:rsidP="00866236">
      <w:pPr>
        <w:spacing w:line="288" w:lineRule="auto"/>
        <w:ind w:firstLine="284"/>
        <w:rPr>
          <w:sz w:val="26"/>
          <w:szCs w:val="26"/>
          <w:lang w:val="es-ES"/>
        </w:rPr>
      </w:pPr>
      <w:r w:rsidRPr="009B247F">
        <w:rPr>
          <w:sz w:val="26"/>
          <w:szCs w:val="26"/>
          <w:lang w:val="es-ES"/>
        </w:rPr>
        <w:t>Dưới đây là l</w:t>
      </w:r>
      <w:r w:rsidR="00DE7CC0" w:rsidRPr="009B247F">
        <w:rPr>
          <w:sz w:val="26"/>
          <w:szCs w:val="26"/>
          <w:lang w:val="es-ES"/>
        </w:rPr>
        <w:t>ưu đồ thuật toán lấy dữ liệu các gói thầu:</w:t>
      </w:r>
    </w:p>
    <w:p w14:paraId="3B35A0B3" w14:textId="77777777" w:rsidR="00DE7CC0" w:rsidRPr="009B247F" w:rsidRDefault="00DE7CC0" w:rsidP="00DE7CC0">
      <w:pPr>
        <w:rPr>
          <w:sz w:val="26"/>
          <w:szCs w:val="26"/>
          <w:lang w:val="es-ES"/>
        </w:rPr>
      </w:pPr>
      <w:r w:rsidRPr="009B247F">
        <w:rPr>
          <w:noProof/>
          <w:sz w:val="26"/>
          <w:szCs w:val="26"/>
          <w:lang w:val="vi-VN" w:eastAsia="vi-VN"/>
        </w:rPr>
        <w:lastRenderedPageBreak/>
        <w:drawing>
          <wp:anchor distT="0" distB="0" distL="114300" distR="114300" simplePos="0" relativeHeight="251660288" behindDoc="1" locked="0" layoutInCell="1" allowOverlap="1" wp14:anchorId="717AAD58" wp14:editId="52CC788B">
            <wp:simplePos x="0" y="0"/>
            <wp:positionH relativeFrom="column">
              <wp:posOffset>1273175</wp:posOffset>
            </wp:positionH>
            <wp:positionV relativeFrom="paragraph">
              <wp:posOffset>133350</wp:posOffset>
            </wp:positionV>
            <wp:extent cx="3324225" cy="4959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4959350"/>
                    </a:xfrm>
                    <a:prstGeom prst="rect">
                      <a:avLst/>
                    </a:prstGeom>
                    <a:noFill/>
                    <a:ln>
                      <a:noFill/>
                    </a:ln>
                  </pic:spPr>
                </pic:pic>
              </a:graphicData>
            </a:graphic>
          </wp:anchor>
        </w:drawing>
      </w:r>
    </w:p>
    <w:p w14:paraId="1362C17B" w14:textId="765B70B9" w:rsidR="00DE7CC0" w:rsidRPr="009B247F" w:rsidRDefault="00042559" w:rsidP="00D740EC">
      <w:pPr>
        <w:pStyle w:val="Caption"/>
        <w:spacing w:line="276" w:lineRule="auto"/>
        <w:jc w:val="center"/>
        <w:rPr>
          <w:rFonts w:ascii="Times New Roman" w:hAnsi="Times New Roman" w:cs="Times New Roman"/>
          <w:sz w:val="26"/>
          <w:szCs w:val="26"/>
          <w:lang w:val="es-ES"/>
        </w:rPr>
      </w:pPr>
      <w:bookmarkStart w:id="274" w:name="_Toc482377647"/>
      <w:bookmarkStart w:id="275" w:name="_Toc482441582"/>
      <w:r w:rsidRPr="009B247F">
        <w:rPr>
          <w:rFonts w:ascii="Times New Roman" w:hAnsi="Times New Roman" w:cs="Times New Roman"/>
          <w:sz w:val="26"/>
          <w:szCs w:val="26"/>
          <w:lang w:val="es-ES"/>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10</w:t>
      </w:r>
      <w:r w:rsidRPr="009B247F">
        <w:rPr>
          <w:rFonts w:ascii="Times New Roman" w:hAnsi="Times New Roman" w:cs="Times New Roman"/>
          <w:sz w:val="26"/>
          <w:szCs w:val="26"/>
        </w:rPr>
        <w:fldChar w:fldCharType="end"/>
      </w:r>
      <w:r w:rsidR="00DE7CC0" w:rsidRPr="009B247F">
        <w:rPr>
          <w:rFonts w:ascii="Times New Roman" w:hAnsi="Times New Roman" w:cs="Times New Roman"/>
          <w:sz w:val="26"/>
          <w:szCs w:val="26"/>
          <w:lang w:val="es-ES"/>
        </w:rPr>
        <w:t>: Lưu đồ thuật toán lấy thông tin gói thầu</w:t>
      </w:r>
      <w:bookmarkEnd w:id="274"/>
      <w:bookmarkEnd w:id="275"/>
    </w:p>
    <w:p w14:paraId="4EA545FA" w14:textId="690BC471" w:rsidR="00DE7CC0" w:rsidRPr="009B247F" w:rsidRDefault="0033372E" w:rsidP="00D740EC">
      <w:pPr>
        <w:pStyle w:val="ListParagraph"/>
        <w:tabs>
          <w:tab w:val="left" w:pos="142"/>
        </w:tabs>
        <w:spacing w:line="288" w:lineRule="auto"/>
        <w:ind w:left="284" w:firstLine="437"/>
        <w:rPr>
          <w:rFonts w:ascii="Times New Roman" w:hAnsi="Times New Roman" w:cs="Times New Roman"/>
          <w:sz w:val="26"/>
          <w:szCs w:val="26"/>
          <w:lang w:val="es-ES"/>
        </w:rPr>
      </w:pPr>
      <w:r w:rsidRPr="009B247F">
        <w:rPr>
          <w:rFonts w:ascii="Times New Roman" w:hAnsi="Times New Roman" w:cs="Times New Roman"/>
          <w:sz w:val="26"/>
          <w:szCs w:val="26"/>
          <w:lang w:val="es-ES"/>
        </w:rPr>
        <w:t xml:space="preserve">Việc kiểm tra các gói thầu có trùng khớp với nhau hay không bằng cách so sánh địa chỉ liên kết của các gói thầu. Do mỗi gói thầu đều có </w:t>
      </w:r>
      <w:r w:rsidRPr="009B247F">
        <w:rPr>
          <w:rFonts w:ascii="Times New Roman" w:hAnsi="Times New Roman" w:cs="Times New Roman"/>
          <w:b/>
          <w:i/>
          <w:sz w:val="26"/>
          <w:szCs w:val="26"/>
          <w:lang w:val="es-ES"/>
        </w:rPr>
        <w:t xml:space="preserve">bid_no </w:t>
      </w:r>
      <w:r w:rsidRPr="009B247F">
        <w:rPr>
          <w:rFonts w:ascii="Times New Roman" w:hAnsi="Times New Roman" w:cs="Times New Roman"/>
          <w:sz w:val="26"/>
          <w:szCs w:val="26"/>
          <w:lang w:val="es-ES"/>
        </w:rPr>
        <w:t>khác nhau nên sẽ không thể</w:t>
      </w:r>
      <w:r w:rsidR="00CD7905" w:rsidRPr="009B247F">
        <w:rPr>
          <w:rFonts w:ascii="Times New Roman" w:hAnsi="Times New Roman" w:cs="Times New Roman"/>
          <w:sz w:val="26"/>
          <w:szCs w:val="26"/>
          <w:lang w:val="es-ES"/>
        </w:rPr>
        <w:t xml:space="preserve"> xảy</w:t>
      </w:r>
      <w:r w:rsidRPr="009B247F">
        <w:rPr>
          <w:rFonts w:ascii="Times New Roman" w:hAnsi="Times New Roman" w:cs="Times New Roman"/>
          <w:sz w:val="26"/>
          <w:szCs w:val="26"/>
          <w:lang w:val="es-ES"/>
        </w:rPr>
        <w:t xml:space="preserve"> ra hiện tượng trùng lặp các gói thầu được.</w:t>
      </w:r>
    </w:p>
    <w:p w14:paraId="357A6DCC" w14:textId="77777777" w:rsidR="0033372E" w:rsidRPr="009B247F" w:rsidRDefault="0033372E" w:rsidP="00D740EC">
      <w:pPr>
        <w:pStyle w:val="ListParagraph"/>
        <w:tabs>
          <w:tab w:val="left" w:pos="142"/>
        </w:tabs>
        <w:spacing w:line="276" w:lineRule="auto"/>
        <w:ind w:left="284" w:firstLine="437"/>
        <w:rPr>
          <w:rFonts w:ascii="Times New Roman" w:hAnsi="Times New Roman" w:cs="Times New Roman"/>
          <w:sz w:val="26"/>
          <w:szCs w:val="26"/>
          <w:lang w:val="es-ES"/>
        </w:rPr>
      </w:pPr>
      <w:r w:rsidRPr="009B247F">
        <w:rPr>
          <w:rFonts w:ascii="Times New Roman" w:hAnsi="Times New Roman" w:cs="Times New Roman"/>
          <w:sz w:val="26"/>
          <w:szCs w:val="26"/>
          <w:lang w:val="es-ES"/>
        </w:rPr>
        <w:t>Ví dụ: Địa chỉ liên kết của một gói thầu</w:t>
      </w:r>
    </w:p>
    <w:p w14:paraId="34D30D1E" w14:textId="14BDDD88" w:rsidR="0033372E" w:rsidRPr="00A33BC2" w:rsidRDefault="00C66169" w:rsidP="00D740EC">
      <w:pPr>
        <w:pStyle w:val="ListParagraph"/>
        <w:tabs>
          <w:tab w:val="left" w:pos="142"/>
        </w:tabs>
        <w:spacing w:line="276" w:lineRule="auto"/>
        <w:ind w:left="284" w:firstLine="437"/>
        <w:rPr>
          <w:rFonts w:ascii="Times New Roman" w:hAnsi="Times New Roman" w:cs="Times New Roman"/>
          <w:i/>
          <w:sz w:val="26"/>
          <w:szCs w:val="26"/>
          <w:lang w:val="es-ES"/>
        </w:rPr>
      </w:pPr>
      <w:hyperlink r:id="rId23" w:history="1">
        <w:r w:rsidR="006858D2" w:rsidRPr="00A33BC2">
          <w:rPr>
            <w:rStyle w:val="Hyperlink"/>
            <w:rFonts w:ascii="Times New Roman" w:hAnsi="Times New Roman" w:cs="Times New Roman"/>
            <w:i/>
            <w:color w:val="auto"/>
            <w:sz w:val="26"/>
            <w:szCs w:val="26"/>
            <w:u w:val="none"/>
            <w:lang w:val="es-ES"/>
          </w:rPr>
          <w:t>http://muasamcong.mpi.gov.vn:8081/GG/EP_MPV_GGQ999.jsp?bid_no=20170502683&amp;&amp;bid_turnno=02&amp;bid_type=10</w:t>
        </w:r>
      </w:hyperlink>
    </w:p>
    <w:p w14:paraId="52E86706" w14:textId="35D89067" w:rsidR="006858D2" w:rsidRPr="009B247F" w:rsidRDefault="006858D2" w:rsidP="00D740EC">
      <w:pPr>
        <w:pStyle w:val="ListParagraph"/>
        <w:tabs>
          <w:tab w:val="left" w:pos="142"/>
        </w:tabs>
        <w:spacing w:line="276" w:lineRule="auto"/>
        <w:ind w:left="284" w:firstLine="437"/>
        <w:rPr>
          <w:rFonts w:ascii="Times New Roman" w:hAnsi="Times New Roman" w:cs="Times New Roman"/>
          <w:sz w:val="26"/>
          <w:szCs w:val="26"/>
          <w:lang w:val="es-ES"/>
        </w:rPr>
      </w:pPr>
      <w:r w:rsidRPr="009B247F">
        <w:rPr>
          <w:rFonts w:ascii="Times New Roman" w:hAnsi="Times New Roman" w:cs="Times New Roman"/>
          <w:sz w:val="26"/>
          <w:szCs w:val="26"/>
          <w:lang w:val="es-ES"/>
        </w:rPr>
        <w:t xml:space="preserve">Để hệ thống có thể tự động lấy dữ liệu từ trang web đấu thầu thường xuyên ta phải cài đặt chức năng cron Jobs mà hầu hết các </w:t>
      </w:r>
      <w:r w:rsidR="009052E3" w:rsidRPr="009B247F">
        <w:rPr>
          <w:rFonts w:ascii="Times New Roman" w:hAnsi="Times New Roman" w:cs="Times New Roman"/>
          <w:sz w:val="26"/>
          <w:szCs w:val="26"/>
          <w:lang w:val="es-ES"/>
        </w:rPr>
        <w:t>máy chủ</w:t>
      </w:r>
      <w:r w:rsidRPr="009B247F">
        <w:rPr>
          <w:rFonts w:ascii="Times New Roman" w:hAnsi="Times New Roman" w:cs="Times New Roman"/>
          <w:sz w:val="26"/>
          <w:szCs w:val="26"/>
          <w:lang w:val="es-ES"/>
        </w:rPr>
        <w:t xml:space="preserve"> đều hỗ trợ</w:t>
      </w:r>
      <w:r w:rsidR="009052E3" w:rsidRPr="009B247F">
        <w:rPr>
          <w:rFonts w:ascii="Times New Roman" w:hAnsi="Times New Roman" w:cs="Times New Roman"/>
          <w:sz w:val="26"/>
          <w:szCs w:val="26"/>
          <w:lang w:val="es-ES"/>
        </w:rPr>
        <w:t xml:space="preserve">. Ta trỏ đường dẫn đến tập tin </w:t>
      </w:r>
      <w:r w:rsidR="00423636" w:rsidRPr="009B247F">
        <w:rPr>
          <w:rFonts w:ascii="Times New Roman" w:hAnsi="Times New Roman" w:cs="Times New Roman"/>
          <w:sz w:val="26"/>
          <w:szCs w:val="26"/>
          <w:lang w:val="es-ES"/>
        </w:rPr>
        <w:t>thực hiện chức năng lấy dữ liệu, sau đó lựa chọn thời gian lặp lại công việc. Vậy là hệ thống sẽ tự động thực thi tập tin theo thời gian mà người dùng cài đặt</w:t>
      </w:r>
    </w:p>
    <w:p w14:paraId="25960979" w14:textId="32665793" w:rsidR="006858D2" w:rsidRPr="009B247F" w:rsidRDefault="00482675" w:rsidP="00847CB8">
      <w:pPr>
        <w:pStyle w:val="ListParagraph"/>
        <w:tabs>
          <w:tab w:val="left" w:pos="142"/>
        </w:tabs>
        <w:ind w:left="284" w:hanging="142"/>
        <w:rPr>
          <w:rFonts w:ascii="Times New Roman" w:hAnsi="Times New Roman" w:cs="Times New Roman"/>
          <w:i/>
          <w:sz w:val="26"/>
          <w:szCs w:val="26"/>
          <w:lang w:val="es-ES"/>
        </w:rPr>
      </w:pPr>
      <w:r>
        <w:rPr>
          <w:rFonts w:ascii="Times New Roman" w:hAnsi="Times New Roman" w:cs="Times New Roman"/>
          <w:i/>
          <w:sz w:val="26"/>
          <w:szCs w:val="26"/>
          <w:lang w:val="es-ES"/>
        </w:rPr>
        <w:lastRenderedPageBreak/>
        <w:pict w14:anchorId="702BAC0A">
          <v:shape id="_x0000_i1027" type="#_x0000_t75" style="width:406.5pt;height:174.75pt">
            <v:imagedata r:id="rId24" o:title="ssdsd"/>
          </v:shape>
        </w:pict>
      </w:r>
    </w:p>
    <w:p w14:paraId="26623B12" w14:textId="6E8C0F8F" w:rsidR="006858D2" w:rsidRPr="009B247F" w:rsidRDefault="006858D2" w:rsidP="003A69F6">
      <w:pPr>
        <w:pStyle w:val="ListParagraph"/>
        <w:tabs>
          <w:tab w:val="left" w:pos="142"/>
        </w:tabs>
        <w:ind w:left="284" w:firstLine="436"/>
        <w:rPr>
          <w:rFonts w:ascii="Times New Roman" w:hAnsi="Times New Roman" w:cs="Times New Roman"/>
          <w:i/>
          <w:sz w:val="26"/>
          <w:szCs w:val="26"/>
          <w:lang w:val="es-ES"/>
        </w:rPr>
      </w:pPr>
    </w:p>
    <w:p w14:paraId="0E3DDC5C" w14:textId="7F77F060" w:rsidR="00423636" w:rsidRPr="009B247F" w:rsidRDefault="00042559" w:rsidP="003B783E">
      <w:pPr>
        <w:pStyle w:val="Caption"/>
        <w:jc w:val="center"/>
        <w:rPr>
          <w:rFonts w:ascii="Times New Roman" w:hAnsi="Times New Roman" w:cs="Times New Roman"/>
          <w:sz w:val="26"/>
          <w:szCs w:val="26"/>
          <w:lang w:val="es-ES"/>
        </w:rPr>
      </w:pPr>
      <w:bookmarkStart w:id="276" w:name="_Toc482377648"/>
      <w:bookmarkStart w:id="277" w:name="_Toc482441583"/>
      <w:r w:rsidRPr="009B247F">
        <w:rPr>
          <w:rFonts w:ascii="Times New Roman" w:hAnsi="Times New Roman" w:cs="Times New Roman"/>
          <w:sz w:val="26"/>
          <w:szCs w:val="26"/>
          <w:lang w:val="es-ES"/>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11</w:t>
      </w:r>
      <w:r w:rsidRPr="009B247F">
        <w:rPr>
          <w:rFonts w:ascii="Times New Roman" w:hAnsi="Times New Roman" w:cs="Times New Roman"/>
          <w:sz w:val="26"/>
          <w:szCs w:val="26"/>
        </w:rPr>
        <w:fldChar w:fldCharType="end"/>
      </w:r>
      <w:r w:rsidR="002A280D">
        <w:rPr>
          <w:rFonts w:ascii="Times New Roman" w:hAnsi="Times New Roman" w:cs="Times New Roman"/>
          <w:sz w:val="26"/>
          <w:szCs w:val="26"/>
          <w:lang w:val="es-ES"/>
        </w:rPr>
        <w:t>:  Thiết lậ</w:t>
      </w:r>
      <w:r w:rsidR="00423636" w:rsidRPr="009B247F">
        <w:rPr>
          <w:rFonts w:ascii="Times New Roman" w:hAnsi="Times New Roman" w:cs="Times New Roman"/>
          <w:sz w:val="26"/>
          <w:szCs w:val="26"/>
          <w:lang w:val="es-ES"/>
        </w:rPr>
        <w:t>p CronJobs trên máy chủ</w:t>
      </w:r>
      <w:bookmarkEnd w:id="276"/>
      <w:bookmarkEnd w:id="277"/>
    </w:p>
    <w:p w14:paraId="1FAB01DB" w14:textId="77777777" w:rsidR="00DE7CC0" w:rsidRPr="009B247F" w:rsidRDefault="00DE7CC0" w:rsidP="00D740EC">
      <w:pPr>
        <w:pStyle w:val="Heading3"/>
        <w:spacing w:line="276" w:lineRule="auto"/>
        <w:jc w:val="both"/>
        <w:rPr>
          <w:rFonts w:ascii="Times New Roman" w:hAnsi="Times New Roman" w:cs="Times New Roman"/>
          <w:color w:val="auto"/>
          <w:sz w:val="26"/>
          <w:szCs w:val="26"/>
          <w:lang w:val="es-ES"/>
        </w:rPr>
      </w:pPr>
      <w:bookmarkStart w:id="278" w:name="_Toc479696581"/>
      <w:bookmarkStart w:id="279" w:name="_Toc479696668"/>
      <w:bookmarkStart w:id="280" w:name="_Toc481681321"/>
      <w:bookmarkStart w:id="281" w:name="_Toc482441534"/>
      <w:r w:rsidRPr="009B247F">
        <w:rPr>
          <w:rFonts w:ascii="Times New Roman" w:hAnsi="Times New Roman" w:cs="Times New Roman"/>
          <w:color w:val="auto"/>
          <w:sz w:val="26"/>
          <w:szCs w:val="26"/>
          <w:lang w:val="es-ES"/>
        </w:rPr>
        <w:t>2.2 Gửi Email tự động</w:t>
      </w:r>
      <w:bookmarkEnd w:id="278"/>
      <w:bookmarkEnd w:id="279"/>
      <w:bookmarkEnd w:id="280"/>
      <w:bookmarkEnd w:id="281"/>
      <w:r w:rsidRPr="009B247F">
        <w:rPr>
          <w:rFonts w:ascii="Times New Roman" w:hAnsi="Times New Roman" w:cs="Times New Roman"/>
          <w:color w:val="auto"/>
          <w:sz w:val="26"/>
          <w:szCs w:val="26"/>
          <w:lang w:val="es-ES"/>
        </w:rPr>
        <w:t xml:space="preserve"> </w:t>
      </w:r>
    </w:p>
    <w:p w14:paraId="7E72ECBF" w14:textId="00777F0C" w:rsidR="00DE7CC0" w:rsidRPr="009B247F" w:rsidRDefault="00DE7CC0" w:rsidP="00D740EC">
      <w:pPr>
        <w:spacing w:line="276" w:lineRule="auto"/>
        <w:ind w:firstLine="709"/>
        <w:rPr>
          <w:sz w:val="26"/>
          <w:szCs w:val="26"/>
          <w:lang w:val="es-ES"/>
        </w:rPr>
      </w:pPr>
      <w:r w:rsidRPr="009B247F">
        <w:rPr>
          <w:sz w:val="26"/>
          <w:szCs w:val="26"/>
          <w:lang w:val="es-ES"/>
        </w:rPr>
        <w:t xml:space="preserve">Một trong những tính năng quan trọng của hệ thống là tự động gửi email đến người </w:t>
      </w:r>
      <w:r w:rsidR="006852C8" w:rsidRPr="009B247F">
        <w:rPr>
          <w:sz w:val="26"/>
          <w:szCs w:val="26"/>
          <w:lang w:val="es-ES"/>
        </w:rPr>
        <w:t>người sử dụng</w:t>
      </w:r>
      <w:r w:rsidRPr="009B247F">
        <w:rPr>
          <w:sz w:val="26"/>
          <w:szCs w:val="26"/>
          <w:lang w:val="es-ES"/>
        </w:rPr>
        <w:t xml:space="preserve"> những gói thầu liên quan đến từ khóa mà người </w:t>
      </w:r>
      <w:r w:rsidR="00A4547B" w:rsidRPr="009B247F">
        <w:rPr>
          <w:sz w:val="26"/>
          <w:szCs w:val="26"/>
          <w:lang w:val="es-ES"/>
        </w:rPr>
        <w:t>sử dụng</w:t>
      </w:r>
      <w:r w:rsidRPr="009B247F">
        <w:rPr>
          <w:sz w:val="26"/>
          <w:szCs w:val="26"/>
          <w:lang w:val="es-ES"/>
        </w:rPr>
        <w:t xml:space="preserve"> nhập vào có trong cơ sở dữ liệu.</w:t>
      </w:r>
    </w:p>
    <w:p w14:paraId="19F15273" w14:textId="512543DE" w:rsidR="00DE7CC0" w:rsidRPr="009B247F" w:rsidRDefault="00690A15" w:rsidP="00D740EC">
      <w:pPr>
        <w:spacing w:line="276" w:lineRule="auto"/>
        <w:rPr>
          <w:sz w:val="26"/>
          <w:szCs w:val="26"/>
          <w:lang w:val="es-ES"/>
        </w:rPr>
      </w:pPr>
      <w:r>
        <w:rPr>
          <w:sz w:val="26"/>
          <w:szCs w:val="26"/>
          <w:lang w:val="es-ES"/>
        </w:rPr>
        <w:t>Trong L</w:t>
      </w:r>
      <w:r w:rsidR="00DE7CC0" w:rsidRPr="009B247F">
        <w:rPr>
          <w:sz w:val="26"/>
          <w:szCs w:val="26"/>
          <w:lang w:val="es-ES"/>
        </w:rPr>
        <w:t>aravel</w:t>
      </w:r>
      <w:r>
        <w:rPr>
          <w:sz w:val="26"/>
          <w:szCs w:val="26"/>
          <w:lang w:val="es-ES"/>
        </w:rPr>
        <w:t xml:space="preserve"> Framework</w:t>
      </w:r>
      <w:r w:rsidR="00CD7905" w:rsidRPr="009B247F">
        <w:rPr>
          <w:sz w:val="26"/>
          <w:szCs w:val="26"/>
          <w:lang w:val="es-ES"/>
        </w:rPr>
        <w:t xml:space="preserve">, để </w:t>
      </w:r>
      <w:r w:rsidR="00941A2B" w:rsidRPr="009B247F">
        <w:rPr>
          <w:sz w:val="26"/>
          <w:szCs w:val="26"/>
          <w:lang w:val="es-ES"/>
        </w:rPr>
        <w:t xml:space="preserve">hẹn </w:t>
      </w:r>
      <w:r w:rsidR="00CD7905" w:rsidRPr="009B247F">
        <w:rPr>
          <w:sz w:val="26"/>
          <w:szCs w:val="26"/>
          <w:lang w:val="es-ES"/>
        </w:rPr>
        <w:t xml:space="preserve">lịch gửi email ta sử dụng chức </w:t>
      </w:r>
      <w:r w:rsidR="002D3E61" w:rsidRPr="009B247F">
        <w:rPr>
          <w:sz w:val="26"/>
          <w:szCs w:val="26"/>
          <w:lang w:val="es-ES"/>
        </w:rPr>
        <w:t xml:space="preserve">năng </w:t>
      </w:r>
      <w:r w:rsidR="00DE7CC0" w:rsidRPr="009B247F">
        <w:rPr>
          <w:sz w:val="26"/>
          <w:szCs w:val="26"/>
          <w:lang w:val="es-ES"/>
        </w:rPr>
        <w:t>Cron Schedule.</w:t>
      </w:r>
      <w:r w:rsidR="003A69F6" w:rsidRPr="009B247F">
        <w:rPr>
          <w:sz w:val="26"/>
          <w:szCs w:val="26"/>
          <w:lang w:val="es-ES"/>
        </w:rPr>
        <w:t xml:space="preserve"> </w:t>
      </w:r>
      <w:r w:rsidR="00DE7CC0" w:rsidRPr="009B247F">
        <w:rPr>
          <w:sz w:val="26"/>
          <w:szCs w:val="26"/>
          <w:lang w:val="es-ES"/>
        </w:rPr>
        <w:t xml:space="preserve">Để thực hiện thiết lập Cron Schedule ta tạo commands bằng cách: </w:t>
      </w:r>
    </w:p>
    <w:p w14:paraId="59F4D161" w14:textId="77777777" w:rsidR="0020599D" w:rsidRPr="009B247F" w:rsidRDefault="00DE7CC0" w:rsidP="00D740EC">
      <w:pPr>
        <w:pStyle w:val="ListParagraph"/>
        <w:numPr>
          <w:ilvl w:val="0"/>
          <w:numId w:val="3"/>
        </w:numPr>
        <w:spacing w:line="276"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Trong Command window gõ câu lệnh:</w:t>
      </w:r>
    </w:p>
    <w:p w14:paraId="20115AA5" w14:textId="47C8DB2B" w:rsidR="00DE7CC0" w:rsidRPr="009B247F" w:rsidRDefault="0020599D" w:rsidP="00D740EC">
      <w:pPr>
        <w:pStyle w:val="ListParagraph"/>
        <w:spacing w:line="276" w:lineRule="auto"/>
        <w:ind w:left="750"/>
        <w:rPr>
          <w:rFonts w:ascii="Times New Roman" w:hAnsi="Times New Roman" w:cs="Times New Roman"/>
          <w:b/>
          <w:sz w:val="26"/>
          <w:szCs w:val="26"/>
          <w:lang w:val="es-ES"/>
        </w:rPr>
      </w:pPr>
      <w:r w:rsidRPr="009B247F">
        <w:rPr>
          <w:rFonts w:ascii="Times New Roman" w:hAnsi="Times New Roman" w:cs="Times New Roman"/>
          <w:b/>
          <w:sz w:val="26"/>
          <w:szCs w:val="26"/>
          <w:lang w:val="es-ES"/>
        </w:rPr>
        <w:t xml:space="preserve">         </w:t>
      </w:r>
      <w:r w:rsidR="00690A15">
        <w:rPr>
          <w:rFonts w:ascii="Times New Roman" w:hAnsi="Times New Roman" w:cs="Times New Roman"/>
          <w:b/>
          <w:sz w:val="26"/>
          <w:szCs w:val="26"/>
          <w:lang w:val="es-ES"/>
        </w:rPr>
        <w:t>“</w:t>
      </w:r>
      <w:r w:rsidR="00DE7CC0" w:rsidRPr="009B247F">
        <w:rPr>
          <w:rFonts w:ascii="Times New Roman" w:hAnsi="Times New Roman" w:cs="Times New Roman"/>
          <w:b/>
          <w:sz w:val="26"/>
          <w:szCs w:val="26"/>
          <w:lang w:val="es-ES"/>
        </w:rPr>
        <w:t xml:space="preserve"> </w:t>
      </w:r>
      <w:r w:rsidR="00DE7CC0" w:rsidRPr="009B247F">
        <w:rPr>
          <w:rFonts w:ascii="Times New Roman" w:hAnsi="Times New Roman" w:cs="Times New Roman"/>
          <w:b/>
          <w:i/>
          <w:sz w:val="26"/>
          <w:szCs w:val="26"/>
          <w:lang w:val="es-ES"/>
        </w:rPr>
        <w:t>php artisan make:command</w:t>
      </w:r>
      <w:r w:rsidR="00DE7CC0" w:rsidRPr="009B247F">
        <w:rPr>
          <w:rFonts w:ascii="Times New Roman" w:hAnsi="Times New Roman" w:cs="Times New Roman"/>
          <w:b/>
          <w:sz w:val="26"/>
          <w:szCs w:val="26"/>
          <w:lang w:val="es-ES"/>
        </w:rPr>
        <w:t xml:space="preserve">  </w:t>
      </w:r>
      <w:r w:rsidR="00337759" w:rsidRPr="009B247F">
        <w:rPr>
          <w:rFonts w:ascii="Times New Roman" w:hAnsi="Times New Roman" w:cs="Times New Roman"/>
          <w:b/>
          <w:sz w:val="26"/>
          <w:szCs w:val="26"/>
          <w:lang w:val="es-ES"/>
        </w:rPr>
        <w:t>{</w:t>
      </w:r>
      <w:r w:rsidR="00DE7CC0" w:rsidRPr="009B247F">
        <w:rPr>
          <w:rFonts w:ascii="Times New Roman" w:hAnsi="Times New Roman" w:cs="Times New Roman"/>
          <w:b/>
          <w:i/>
          <w:sz w:val="26"/>
          <w:szCs w:val="26"/>
          <w:lang w:val="es-ES"/>
        </w:rPr>
        <w:t>Tên Command</w:t>
      </w:r>
      <w:r w:rsidR="00337759" w:rsidRPr="009B247F">
        <w:rPr>
          <w:rFonts w:ascii="Times New Roman" w:hAnsi="Times New Roman" w:cs="Times New Roman"/>
          <w:b/>
          <w:i/>
          <w:sz w:val="26"/>
          <w:szCs w:val="26"/>
          <w:lang w:val="es-ES"/>
        </w:rPr>
        <w:t>}</w:t>
      </w:r>
      <w:r w:rsidR="00690A15">
        <w:rPr>
          <w:rFonts w:ascii="Times New Roman" w:hAnsi="Times New Roman" w:cs="Times New Roman"/>
          <w:b/>
          <w:i/>
          <w:sz w:val="26"/>
          <w:szCs w:val="26"/>
          <w:lang w:val="es-ES"/>
        </w:rPr>
        <w:t>”</w:t>
      </w:r>
    </w:p>
    <w:p w14:paraId="54CF2EB4" w14:textId="5D43D067" w:rsidR="00DE7CC0" w:rsidRPr="009B247F" w:rsidRDefault="00DE7CC0" w:rsidP="00D740EC">
      <w:pPr>
        <w:pStyle w:val="ListParagraph"/>
        <w:numPr>
          <w:ilvl w:val="0"/>
          <w:numId w:val="3"/>
        </w:numPr>
        <w:spacing w:line="288" w:lineRule="auto"/>
        <w:ind w:left="748" w:hanging="357"/>
        <w:rPr>
          <w:rFonts w:ascii="Times New Roman" w:hAnsi="Times New Roman" w:cs="Times New Roman"/>
          <w:sz w:val="26"/>
          <w:szCs w:val="26"/>
          <w:lang w:val="es-ES"/>
        </w:rPr>
      </w:pPr>
      <w:r w:rsidRPr="009B247F">
        <w:rPr>
          <w:rFonts w:ascii="Times New Roman" w:hAnsi="Times New Roman" w:cs="Times New Roman"/>
          <w:sz w:val="26"/>
          <w:szCs w:val="26"/>
          <w:lang w:val="es-ES"/>
        </w:rPr>
        <w:t xml:space="preserve">Vào thư mục </w:t>
      </w:r>
      <w:r w:rsidR="00690A15">
        <w:rPr>
          <w:rFonts w:ascii="Times New Roman" w:hAnsi="Times New Roman" w:cs="Times New Roman"/>
          <w:sz w:val="26"/>
          <w:szCs w:val="26"/>
          <w:lang w:val="es-ES"/>
        </w:rPr>
        <w:t>“</w:t>
      </w:r>
      <w:r w:rsidRPr="009B247F">
        <w:rPr>
          <w:rFonts w:ascii="Times New Roman" w:hAnsi="Times New Roman" w:cs="Times New Roman"/>
          <w:b/>
          <w:i/>
          <w:sz w:val="26"/>
          <w:szCs w:val="26"/>
          <w:lang w:val="es-ES"/>
        </w:rPr>
        <w:t>app/Console/Commands</w:t>
      </w:r>
      <w:r w:rsidR="00690A15">
        <w:rPr>
          <w:rFonts w:ascii="Times New Roman" w:hAnsi="Times New Roman" w:cs="Times New Roman"/>
          <w:b/>
          <w:i/>
          <w:sz w:val="26"/>
          <w:szCs w:val="26"/>
          <w:lang w:val="es-ES"/>
        </w:rPr>
        <w:t>”</w:t>
      </w:r>
      <w:r w:rsidRPr="009B247F">
        <w:rPr>
          <w:rFonts w:ascii="Times New Roman" w:hAnsi="Times New Roman" w:cs="Times New Roman"/>
          <w:sz w:val="26"/>
          <w:szCs w:val="26"/>
          <w:lang w:val="es-ES"/>
        </w:rPr>
        <w:t xml:space="preserve"> kiểm tra lớp kế thừa từ Command vừa được tạo. Ở đây ta thực hiện xử lý lấy dữ liệu và gửi email cho tất cả người dùng có gói thầu tương ứng với từ khóa.</w:t>
      </w:r>
    </w:p>
    <w:p w14:paraId="2B3F8329" w14:textId="77777777" w:rsidR="00DE7CC0" w:rsidRPr="009B247F" w:rsidRDefault="00DE7CC0" w:rsidP="00D740EC">
      <w:pPr>
        <w:pStyle w:val="ListParagraph"/>
        <w:numPr>
          <w:ilvl w:val="0"/>
          <w:numId w:val="3"/>
        </w:numPr>
        <w:spacing w:line="288" w:lineRule="auto"/>
        <w:ind w:left="748" w:hanging="357"/>
        <w:rPr>
          <w:rFonts w:ascii="Times New Roman" w:hAnsi="Times New Roman" w:cs="Times New Roman"/>
          <w:sz w:val="26"/>
          <w:szCs w:val="26"/>
          <w:lang w:val="es-ES"/>
        </w:rPr>
      </w:pPr>
      <w:r w:rsidRPr="009B247F">
        <w:rPr>
          <w:rFonts w:ascii="Times New Roman" w:hAnsi="Times New Roman" w:cs="Times New Roman"/>
          <w:sz w:val="26"/>
          <w:szCs w:val="26"/>
          <w:lang w:val="es-ES"/>
        </w:rPr>
        <w:t>Tiến hành thêm lớp vừa tạo vào mảng Commands trong tập tin Kernel</w:t>
      </w:r>
    </w:p>
    <w:p w14:paraId="3E979895" w14:textId="77777777" w:rsidR="00DE7CC0" w:rsidRPr="009B247F" w:rsidRDefault="00DE7CC0" w:rsidP="00D740EC">
      <w:pPr>
        <w:pStyle w:val="ListParagraph"/>
        <w:numPr>
          <w:ilvl w:val="0"/>
          <w:numId w:val="3"/>
        </w:numPr>
        <w:spacing w:line="276" w:lineRule="auto"/>
        <w:rPr>
          <w:rFonts w:ascii="Times New Roman" w:hAnsi="Times New Roman" w:cs="Times New Roman"/>
          <w:sz w:val="26"/>
          <w:szCs w:val="26"/>
          <w:lang w:val="es-ES"/>
        </w:rPr>
      </w:pPr>
      <w:r w:rsidRPr="009B247F">
        <w:rPr>
          <w:rFonts w:ascii="Times New Roman" w:hAnsi="Times New Roman" w:cs="Times New Roman"/>
          <w:sz w:val="26"/>
          <w:szCs w:val="26"/>
          <w:lang w:val="es-ES"/>
        </w:rPr>
        <w:t>Tại hàm schedule ta thiết lập cài đặt lịch chạy commands. Có nhiều chế độ lịch như: hourly, daily…</w:t>
      </w:r>
    </w:p>
    <w:p w14:paraId="261CA155" w14:textId="6204F3C3" w:rsidR="00DE7CC0" w:rsidRPr="001D3B0C" w:rsidRDefault="00DE7CC0" w:rsidP="00D740EC">
      <w:pPr>
        <w:pStyle w:val="ListParagraph"/>
        <w:spacing w:line="276" w:lineRule="auto"/>
        <w:ind w:left="750"/>
        <w:rPr>
          <w:rFonts w:ascii="Times New Roman" w:hAnsi="Times New Roman" w:cs="Times New Roman"/>
          <w:sz w:val="26"/>
          <w:szCs w:val="26"/>
          <w:lang w:val="es-ES"/>
        </w:rPr>
      </w:pPr>
      <w:r w:rsidRPr="001D3B0C">
        <w:rPr>
          <w:rFonts w:ascii="Times New Roman" w:hAnsi="Times New Roman" w:cs="Times New Roman"/>
          <w:sz w:val="26"/>
          <w:szCs w:val="26"/>
          <w:lang w:val="es-ES"/>
        </w:rPr>
        <w:t xml:space="preserve">(Chi tiết xem tại </w:t>
      </w:r>
      <w:r w:rsidR="00CB0C27" w:rsidRPr="001D3B0C">
        <w:fldChar w:fldCharType="begin"/>
      </w:r>
      <w:r w:rsidR="00CB0C27" w:rsidRPr="001D3B0C">
        <w:rPr>
          <w:rFonts w:ascii="Times New Roman" w:hAnsi="Times New Roman" w:cs="Times New Roman"/>
          <w:sz w:val="26"/>
          <w:szCs w:val="26"/>
          <w:lang w:val="es-ES"/>
          <w:rPrChange w:id="282" w:author="Windows User" w:date="2017-05-08T09:29:00Z">
            <w:rPr/>
          </w:rPrChange>
        </w:rPr>
        <w:instrText xml:space="preserve"> HYPERLINK "https://laravel.com/docs/5.1/scheduling" </w:instrText>
      </w:r>
      <w:r w:rsidR="00CB0C27" w:rsidRPr="001D3B0C">
        <w:fldChar w:fldCharType="separate"/>
      </w:r>
      <w:r w:rsidRPr="001D3B0C">
        <w:rPr>
          <w:rStyle w:val="Hyperlink"/>
          <w:rFonts w:ascii="Times New Roman" w:hAnsi="Times New Roman" w:cs="Times New Roman"/>
          <w:color w:val="auto"/>
          <w:sz w:val="26"/>
          <w:szCs w:val="26"/>
          <w:lang w:val="es-ES"/>
        </w:rPr>
        <w:t>https://laravel.com/docs/5.1/scheduling</w:t>
      </w:r>
      <w:r w:rsidR="00CB0C27" w:rsidRPr="001D3B0C">
        <w:rPr>
          <w:rStyle w:val="Hyperlink"/>
          <w:rFonts w:ascii="Times New Roman" w:hAnsi="Times New Roman" w:cs="Times New Roman"/>
          <w:color w:val="auto"/>
          <w:sz w:val="26"/>
          <w:szCs w:val="26"/>
          <w:lang w:val="es-ES"/>
        </w:rPr>
        <w:fldChar w:fldCharType="end"/>
      </w:r>
      <w:r w:rsidRPr="001D3B0C">
        <w:rPr>
          <w:rFonts w:ascii="Times New Roman" w:hAnsi="Times New Roman" w:cs="Times New Roman"/>
          <w:sz w:val="26"/>
          <w:szCs w:val="26"/>
          <w:lang w:val="es-ES"/>
        </w:rPr>
        <w:t xml:space="preserve"> )  </w:t>
      </w:r>
    </w:p>
    <w:p w14:paraId="3365EFFA" w14:textId="53C1A754" w:rsidR="00DE7CC0" w:rsidRPr="009B247F" w:rsidRDefault="00DE7CC0" w:rsidP="00D740EC">
      <w:pPr>
        <w:tabs>
          <w:tab w:val="left" w:pos="2119"/>
        </w:tabs>
        <w:spacing w:line="276" w:lineRule="auto"/>
        <w:rPr>
          <w:i/>
          <w:sz w:val="26"/>
          <w:szCs w:val="26"/>
          <w:lang w:val="es-ES"/>
        </w:rPr>
      </w:pPr>
      <w:r w:rsidRPr="009B247F">
        <w:rPr>
          <w:i/>
          <w:sz w:val="26"/>
          <w:szCs w:val="26"/>
          <w:lang w:val="es-ES"/>
        </w:rPr>
        <w:t xml:space="preserve">                        protected function </w:t>
      </w:r>
      <w:r w:rsidR="009C2C9A" w:rsidRPr="009B247F">
        <w:rPr>
          <w:i/>
          <w:sz w:val="26"/>
          <w:szCs w:val="26"/>
          <w:lang w:val="es-ES"/>
        </w:rPr>
        <w:t xml:space="preserve">Schedule </w:t>
      </w:r>
      <w:r w:rsidRPr="009B247F">
        <w:rPr>
          <w:i/>
          <w:sz w:val="26"/>
          <w:szCs w:val="26"/>
          <w:lang w:val="es-ES"/>
        </w:rPr>
        <w:t>(Schedule $schedule)</w:t>
      </w:r>
    </w:p>
    <w:p w14:paraId="68B42934" w14:textId="77777777" w:rsidR="00DE7CC0" w:rsidRPr="009B247F" w:rsidRDefault="00DE7CC0" w:rsidP="00DE7CC0">
      <w:pPr>
        <w:tabs>
          <w:tab w:val="left" w:pos="2119"/>
        </w:tabs>
        <w:ind w:left="284" w:firstLine="1560"/>
        <w:rPr>
          <w:i/>
          <w:sz w:val="26"/>
          <w:szCs w:val="26"/>
          <w:lang w:val="es-ES"/>
        </w:rPr>
      </w:pPr>
      <w:r w:rsidRPr="009B247F">
        <w:rPr>
          <w:i/>
          <w:sz w:val="26"/>
          <w:szCs w:val="26"/>
          <w:lang w:val="es-ES"/>
        </w:rPr>
        <w:tab/>
        <w:t>{</w:t>
      </w:r>
    </w:p>
    <w:p w14:paraId="629D927F" w14:textId="13B8F0EA" w:rsidR="00DE7CC0" w:rsidRPr="009B247F" w:rsidRDefault="00DE7CC0" w:rsidP="00D740EC">
      <w:pPr>
        <w:tabs>
          <w:tab w:val="left" w:pos="2119"/>
        </w:tabs>
        <w:spacing w:line="276" w:lineRule="auto"/>
        <w:ind w:left="284" w:firstLine="1560"/>
        <w:rPr>
          <w:i/>
          <w:sz w:val="26"/>
          <w:szCs w:val="26"/>
          <w:lang w:val="es-ES"/>
        </w:rPr>
      </w:pPr>
      <w:r w:rsidRPr="009B247F">
        <w:rPr>
          <w:i/>
          <w:sz w:val="26"/>
          <w:szCs w:val="26"/>
          <w:lang w:val="es-ES"/>
        </w:rPr>
        <w:tab/>
        <w:t>$schedule-&gt;command('inspire')-&gt;</w:t>
      </w:r>
      <w:r w:rsidR="009C2C9A" w:rsidRPr="009B247F">
        <w:rPr>
          <w:i/>
          <w:sz w:val="26"/>
          <w:szCs w:val="26"/>
          <w:lang w:val="es-ES"/>
        </w:rPr>
        <w:t xml:space="preserve"> </w:t>
      </w:r>
      <w:r w:rsidRPr="009B247F">
        <w:rPr>
          <w:i/>
          <w:sz w:val="26"/>
          <w:szCs w:val="26"/>
          <w:lang w:val="es-ES"/>
        </w:rPr>
        <w:t>hourly</w:t>
      </w:r>
      <w:r w:rsidR="009C2C9A" w:rsidRPr="009B247F">
        <w:rPr>
          <w:i/>
          <w:sz w:val="26"/>
          <w:szCs w:val="26"/>
          <w:lang w:val="es-ES"/>
        </w:rPr>
        <w:t xml:space="preserve"> </w:t>
      </w:r>
      <w:r w:rsidRPr="009B247F">
        <w:rPr>
          <w:i/>
          <w:sz w:val="26"/>
          <w:szCs w:val="26"/>
          <w:lang w:val="es-ES"/>
        </w:rPr>
        <w:t>();</w:t>
      </w:r>
    </w:p>
    <w:p w14:paraId="5209ED79" w14:textId="217D8E5B" w:rsidR="00DE7CC0" w:rsidRPr="009B247F" w:rsidRDefault="00DE7CC0" w:rsidP="00D740EC">
      <w:pPr>
        <w:tabs>
          <w:tab w:val="left" w:pos="2119"/>
        </w:tabs>
        <w:spacing w:line="276" w:lineRule="auto"/>
        <w:ind w:left="284" w:firstLine="1560"/>
        <w:rPr>
          <w:i/>
          <w:sz w:val="26"/>
          <w:szCs w:val="26"/>
          <w:lang w:val="es-ES"/>
        </w:rPr>
      </w:pPr>
      <w:r w:rsidRPr="009B247F">
        <w:rPr>
          <w:i/>
          <w:sz w:val="26"/>
          <w:szCs w:val="26"/>
          <w:lang w:val="es-ES"/>
        </w:rPr>
        <w:tab/>
        <w:t>$schedule-&gt;command</w:t>
      </w:r>
      <w:r w:rsidR="009C2C9A" w:rsidRPr="009B247F">
        <w:rPr>
          <w:i/>
          <w:sz w:val="26"/>
          <w:szCs w:val="26"/>
          <w:lang w:val="es-ES"/>
        </w:rPr>
        <w:t xml:space="preserve"> </w:t>
      </w:r>
      <w:r w:rsidRPr="009B247F">
        <w:rPr>
          <w:i/>
          <w:sz w:val="26"/>
          <w:szCs w:val="26"/>
          <w:lang w:val="es-ES"/>
        </w:rPr>
        <w:t>('send:</w:t>
      </w:r>
      <w:r w:rsidR="009C2C9A" w:rsidRPr="009B247F">
        <w:rPr>
          <w:i/>
          <w:sz w:val="26"/>
          <w:szCs w:val="26"/>
          <w:lang w:val="es-ES"/>
        </w:rPr>
        <w:t xml:space="preserve"> </w:t>
      </w:r>
      <w:r w:rsidRPr="009B247F">
        <w:rPr>
          <w:i/>
          <w:sz w:val="26"/>
          <w:szCs w:val="26"/>
          <w:lang w:val="es-ES"/>
        </w:rPr>
        <w:t>mail')-&gt;dail</w:t>
      </w:r>
      <w:r w:rsidR="009C2C9A" w:rsidRPr="009B247F">
        <w:rPr>
          <w:i/>
          <w:sz w:val="26"/>
          <w:szCs w:val="26"/>
          <w:lang w:val="es-ES"/>
        </w:rPr>
        <w:t xml:space="preserve">y </w:t>
      </w:r>
      <w:r w:rsidRPr="009B247F">
        <w:rPr>
          <w:i/>
          <w:sz w:val="26"/>
          <w:szCs w:val="26"/>
          <w:lang w:val="es-ES"/>
        </w:rPr>
        <w:t>();</w:t>
      </w:r>
    </w:p>
    <w:p w14:paraId="61E824E7" w14:textId="17FC0759" w:rsidR="00DE7CC0" w:rsidRPr="009B247F" w:rsidRDefault="00DE7CC0" w:rsidP="00D740EC">
      <w:pPr>
        <w:tabs>
          <w:tab w:val="left" w:pos="2119"/>
        </w:tabs>
        <w:spacing w:line="276" w:lineRule="auto"/>
        <w:ind w:left="284" w:firstLine="1560"/>
        <w:rPr>
          <w:i/>
          <w:sz w:val="26"/>
          <w:szCs w:val="26"/>
          <w:lang w:val="es-ES"/>
        </w:rPr>
      </w:pPr>
      <w:r w:rsidRPr="009B247F">
        <w:rPr>
          <w:i/>
          <w:sz w:val="26"/>
          <w:szCs w:val="26"/>
          <w:lang w:val="es-ES"/>
        </w:rPr>
        <w:tab/>
        <w:t>$schedule-&gt;command('email:user')-&gt;</w:t>
      </w:r>
      <w:r w:rsidR="009C2C9A" w:rsidRPr="009B247F">
        <w:rPr>
          <w:i/>
          <w:sz w:val="26"/>
          <w:szCs w:val="26"/>
          <w:lang w:val="es-ES"/>
        </w:rPr>
        <w:t xml:space="preserve"> </w:t>
      </w:r>
      <w:r w:rsidRPr="009B247F">
        <w:rPr>
          <w:i/>
          <w:sz w:val="26"/>
          <w:szCs w:val="26"/>
          <w:lang w:val="es-ES"/>
        </w:rPr>
        <w:t>everyFiveMinutes</w:t>
      </w:r>
      <w:r w:rsidR="009C2C9A" w:rsidRPr="009B247F">
        <w:rPr>
          <w:i/>
          <w:sz w:val="26"/>
          <w:szCs w:val="26"/>
          <w:lang w:val="es-ES"/>
        </w:rPr>
        <w:t xml:space="preserve"> </w:t>
      </w:r>
      <w:r w:rsidRPr="009B247F">
        <w:rPr>
          <w:i/>
          <w:sz w:val="26"/>
          <w:szCs w:val="26"/>
          <w:lang w:val="es-ES"/>
        </w:rPr>
        <w:t xml:space="preserve">();     </w:t>
      </w:r>
    </w:p>
    <w:p w14:paraId="21DCABFA" w14:textId="77777777" w:rsidR="00DE7CC0" w:rsidRPr="009B247F" w:rsidRDefault="00DE7CC0" w:rsidP="00DE7CC0">
      <w:pPr>
        <w:tabs>
          <w:tab w:val="left" w:pos="2119"/>
        </w:tabs>
        <w:ind w:left="284" w:firstLine="1560"/>
        <w:rPr>
          <w:i/>
          <w:sz w:val="26"/>
          <w:szCs w:val="26"/>
          <w:lang w:val="es-ES"/>
        </w:rPr>
      </w:pPr>
      <w:r w:rsidRPr="009B247F">
        <w:rPr>
          <w:i/>
          <w:sz w:val="26"/>
          <w:szCs w:val="26"/>
          <w:lang w:val="es-ES"/>
        </w:rPr>
        <w:t xml:space="preserve">    }</w:t>
      </w:r>
    </w:p>
    <w:p w14:paraId="4937B954" w14:textId="7C7B2BC7" w:rsidR="00DE7CC0" w:rsidRPr="009B247F" w:rsidRDefault="00FA437A" w:rsidP="00D740EC">
      <w:pPr>
        <w:spacing w:line="276" w:lineRule="auto"/>
        <w:rPr>
          <w:sz w:val="26"/>
          <w:szCs w:val="26"/>
          <w:lang w:val="es-ES"/>
        </w:rPr>
      </w:pPr>
      <w:r w:rsidRPr="009B247F">
        <w:rPr>
          <w:sz w:val="26"/>
          <w:szCs w:val="26"/>
          <w:lang w:val="es-ES"/>
        </w:rPr>
        <w:t>Để thực hiện việc gửi email với nội dung là những gói thầu chứa từ khóa mà người dùng đã cài đặt</w:t>
      </w:r>
      <w:r w:rsidR="0012320A" w:rsidRPr="009B247F">
        <w:rPr>
          <w:sz w:val="26"/>
          <w:szCs w:val="26"/>
          <w:lang w:val="es-ES"/>
        </w:rPr>
        <w:t xml:space="preserve"> ta lần lượt duyệt qua danh sách người dùng đã cài đặt chấp nhận nhận email hằng ngày. Tiếp theo, hệ thống tiến hành duyệt danh sách từ khóa của người dùng đó, sau đó truy vấn đến dữ liệu và lấy ra những gói thầu chưa được gửi đến người dùng.</w:t>
      </w:r>
      <w:r w:rsidR="00435C77" w:rsidRPr="009B247F">
        <w:rPr>
          <w:sz w:val="26"/>
          <w:szCs w:val="26"/>
          <w:lang w:val="es-ES"/>
        </w:rPr>
        <w:t xml:space="preserve"> Sau khi đã có danh sách gói thầu của người dùng đó, </w:t>
      </w:r>
      <w:r w:rsidR="00FF0A54" w:rsidRPr="009B247F">
        <w:rPr>
          <w:sz w:val="26"/>
          <w:szCs w:val="26"/>
          <w:lang w:val="es-ES"/>
        </w:rPr>
        <w:t xml:space="preserve">hệ thống tiếng hành gửi email đến người dùng. Những gói thầu đã gửi sẽ được lưu lại trong cơ sở dữ liệu </w:t>
      </w:r>
      <w:r w:rsidR="00FF0A54" w:rsidRPr="009B247F">
        <w:rPr>
          <w:sz w:val="26"/>
          <w:szCs w:val="26"/>
          <w:lang w:val="es-ES"/>
        </w:rPr>
        <w:lastRenderedPageBreak/>
        <w:t>để tránh trường hợp</w:t>
      </w:r>
      <w:r w:rsidR="00C77652" w:rsidRPr="009B247F">
        <w:rPr>
          <w:sz w:val="26"/>
          <w:szCs w:val="26"/>
          <w:lang w:val="es-ES"/>
        </w:rPr>
        <w:t xml:space="preserve"> trùng lặp trong những lần sau. Hệ thống sẽ tiếp tục thực hiện gửi email cho đến khi hết danh sách người dùng.</w:t>
      </w:r>
      <w:r w:rsidR="00D740EC">
        <w:rPr>
          <w:sz w:val="26"/>
          <w:szCs w:val="26"/>
          <w:lang w:val="es-ES"/>
        </w:rPr>
        <w:t xml:space="preserve"> </w:t>
      </w:r>
      <w:r w:rsidR="00DE7CC0" w:rsidRPr="009B247F">
        <w:rPr>
          <w:sz w:val="26"/>
          <w:szCs w:val="26"/>
          <w:lang w:val="es-ES"/>
        </w:rPr>
        <w:t>Dưới đây là lưu đồ thuật toán gửi email cho người dùng.</w:t>
      </w:r>
      <w:r w:rsidR="00DE7CC0" w:rsidRPr="009B247F">
        <w:rPr>
          <w:noProof/>
          <w:sz w:val="26"/>
          <w:szCs w:val="26"/>
          <w:lang w:val="vi-VN" w:eastAsia="vi-VN"/>
        </w:rPr>
        <w:drawing>
          <wp:inline distT="0" distB="0" distL="0" distR="0" wp14:anchorId="13549F15" wp14:editId="6F3C6D40">
            <wp:extent cx="5190873" cy="7572375"/>
            <wp:effectExtent l="0" t="0" r="0" b="0"/>
            <wp:docPr id="6" name="Picture 6" descr="ludo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udoem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5080" cy="7578513"/>
                    </a:xfrm>
                    <a:prstGeom prst="rect">
                      <a:avLst/>
                    </a:prstGeom>
                    <a:noFill/>
                    <a:ln>
                      <a:noFill/>
                    </a:ln>
                  </pic:spPr>
                </pic:pic>
              </a:graphicData>
            </a:graphic>
          </wp:inline>
        </w:drawing>
      </w:r>
    </w:p>
    <w:p w14:paraId="5F36BDC9" w14:textId="77330AED" w:rsidR="00DE7CC0" w:rsidRPr="009B247F" w:rsidRDefault="00042559" w:rsidP="003B783E">
      <w:pPr>
        <w:pStyle w:val="Caption"/>
        <w:jc w:val="center"/>
        <w:rPr>
          <w:rFonts w:ascii="Times New Roman" w:hAnsi="Times New Roman" w:cs="Times New Roman"/>
          <w:sz w:val="26"/>
          <w:szCs w:val="26"/>
          <w:lang w:val="es-ES"/>
        </w:rPr>
      </w:pPr>
      <w:bookmarkStart w:id="283" w:name="_Toc482377649"/>
      <w:bookmarkStart w:id="284" w:name="_Toc482441584"/>
      <w:r w:rsidRPr="009B247F">
        <w:rPr>
          <w:rFonts w:ascii="Times New Roman" w:hAnsi="Times New Roman" w:cs="Times New Roman"/>
          <w:sz w:val="26"/>
          <w:szCs w:val="26"/>
          <w:lang w:val="es-ES"/>
        </w:rPr>
        <w:t xml:space="preserve">Hình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Hình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12</w:t>
      </w:r>
      <w:r w:rsidRPr="009B247F">
        <w:rPr>
          <w:rFonts w:ascii="Times New Roman" w:hAnsi="Times New Roman" w:cs="Times New Roman"/>
          <w:sz w:val="26"/>
          <w:szCs w:val="26"/>
        </w:rPr>
        <w:fldChar w:fldCharType="end"/>
      </w:r>
      <w:r w:rsidR="00DE7CC0" w:rsidRPr="009B247F">
        <w:rPr>
          <w:rFonts w:ascii="Times New Roman" w:hAnsi="Times New Roman" w:cs="Times New Roman"/>
          <w:sz w:val="26"/>
          <w:szCs w:val="26"/>
          <w:lang w:val="es-ES"/>
        </w:rPr>
        <w:t>: Lưu đồ thuật toán gửi email cho người dùng.</w:t>
      </w:r>
      <w:bookmarkEnd w:id="283"/>
      <w:bookmarkEnd w:id="284"/>
    </w:p>
    <w:p w14:paraId="521BA0A9" w14:textId="77777777" w:rsidR="00DE7CC0" w:rsidRPr="009B247F" w:rsidRDefault="00DE7CC0" w:rsidP="00DE7CC0">
      <w:pPr>
        <w:pStyle w:val="Heading3"/>
        <w:jc w:val="both"/>
        <w:rPr>
          <w:rFonts w:ascii="Times New Roman" w:hAnsi="Times New Roman" w:cs="Times New Roman"/>
          <w:bCs w:val="0"/>
          <w:color w:val="auto"/>
          <w:sz w:val="26"/>
          <w:szCs w:val="26"/>
          <w:lang w:val="es-ES"/>
        </w:rPr>
      </w:pPr>
      <w:bookmarkStart w:id="285" w:name="_Toc479692692"/>
      <w:bookmarkStart w:id="286" w:name="_Toc479696582"/>
      <w:bookmarkStart w:id="287" w:name="_Toc479696669"/>
      <w:bookmarkStart w:id="288" w:name="_Toc481681322"/>
      <w:bookmarkStart w:id="289" w:name="_Toc482441535"/>
      <w:r w:rsidRPr="009B247F">
        <w:rPr>
          <w:rFonts w:ascii="Times New Roman" w:hAnsi="Times New Roman" w:cs="Times New Roman"/>
          <w:bCs w:val="0"/>
          <w:color w:val="auto"/>
          <w:sz w:val="26"/>
          <w:szCs w:val="26"/>
          <w:lang w:val="es-ES"/>
        </w:rPr>
        <w:lastRenderedPageBreak/>
        <w:t xml:space="preserve">2.3 </w:t>
      </w:r>
      <w:bookmarkEnd w:id="285"/>
      <w:bookmarkEnd w:id="286"/>
      <w:bookmarkEnd w:id="287"/>
      <w:bookmarkEnd w:id="288"/>
      <w:r w:rsidR="001814D9" w:rsidRPr="009B247F">
        <w:rPr>
          <w:rFonts w:ascii="Times New Roman" w:hAnsi="Times New Roman" w:cs="Times New Roman"/>
          <w:bCs w:val="0"/>
          <w:color w:val="auto"/>
          <w:sz w:val="26"/>
          <w:szCs w:val="26"/>
          <w:lang w:val="es-ES"/>
        </w:rPr>
        <w:t>Các web service được cung cấp bởi hệ thống</w:t>
      </w:r>
      <w:bookmarkEnd w:id="289"/>
    </w:p>
    <w:p w14:paraId="08EF48AB" w14:textId="77777777" w:rsidR="00DE7CC0" w:rsidRPr="009B247F" w:rsidRDefault="00DE7CC0" w:rsidP="00DE7CC0">
      <w:pPr>
        <w:rPr>
          <w:sz w:val="26"/>
          <w:szCs w:val="26"/>
          <w:lang w:val="es-ES"/>
        </w:rPr>
      </w:pPr>
      <w:r w:rsidRPr="009B247F">
        <w:rPr>
          <w:sz w:val="26"/>
          <w:szCs w:val="26"/>
          <w:lang w:val="es-ES"/>
        </w:rPr>
        <w:t>Để thực hiện việc đọc thông tin gói thầu từ web service php trên điện thoại Android ta thực hiện truyền tải dữ liệu theo định dạng JSON.</w:t>
      </w:r>
    </w:p>
    <w:p w14:paraId="5EC3705B" w14:textId="77777777" w:rsidR="00DE7CC0" w:rsidRPr="009B247F" w:rsidRDefault="00DE7CC0" w:rsidP="00DE7CC0">
      <w:pPr>
        <w:rPr>
          <w:sz w:val="26"/>
          <w:szCs w:val="26"/>
          <w:lang w:val="es-ES"/>
        </w:rPr>
      </w:pPr>
    </w:p>
    <w:p w14:paraId="0ABA41A8" w14:textId="77777777" w:rsidR="00DE7CC0" w:rsidRPr="009B247F" w:rsidRDefault="00DE7CC0" w:rsidP="00DE7CC0">
      <w:pPr>
        <w:ind w:firstLine="1560"/>
        <w:rPr>
          <w:sz w:val="26"/>
          <w:szCs w:val="26"/>
          <w:lang w:val="es-ES"/>
        </w:rPr>
      </w:pPr>
      <w:r w:rsidRPr="009B247F">
        <w:rPr>
          <w:noProof/>
          <w:sz w:val="26"/>
          <w:szCs w:val="26"/>
          <w:lang w:val="vi-VN" w:eastAsia="vi-VN"/>
        </w:rPr>
        <w:drawing>
          <wp:inline distT="0" distB="0" distL="0" distR="0" wp14:anchorId="157CFFB6" wp14:editId="776AA7C1">
            <wp:extent cx="4200525" cy="2524125"/>
            <wp:effectExtent l="0" t="0" r="0" b="0"/>
            <wp:docPr id="5" name="Picture 5" descr="2Cn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CnE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2524125"/>
                    </a:xfrm>
                    <a:prstGeom prst="rect">
                      <a:avLst/>
                    </a:prstGeom>
                    <a:noFill/>
                    <a:ln>
                      <a:noFill/>
                    </a:ln>
                  </pic:spPr>
                </pic:pic>
              </a:graphicData>
            </a:graphic>
          </wp:inline>
        </w:drawing>
      </w:r>
    </w:p>
    <w:p w14:paraId="04F22F2D" w14:textId="04F193EB" w:rsidR="00DE7CC0" w:rsidRPr="009B247F" w:rsidRDefault="005934AA" w:rsidP="00042559">
      <w:pPr>
        <w:pStyle w:val="Caption"/>
        <w:rPr>
          <w:rFonts w:ascii="Times New Roman" w:hAnsi="Times New Roman" w:cs="Times New Roman"/>
          <w:sz w:val="26"/>
          <w:szCs w:val="26"/>
          <w:lang w:val="es-ES"/>
        </w:rPr>
      </w:pPr>
      <w:r w:rsidRPr="009B247F">
        <w:rPr>
          <w:rFonts w:ascii="Times New Roman" w:hAnsi="Times New Roman" w:cs="Times New Roman"/>
          <w:b/>
          <w:sz w:val="26"/>
          <w:szCs w:val="26"/>
          <w:lang w:val="es-ES"/>
        </w:rPr>
        <w:t xml:space="preserve">   </w:t>
      </w:r>
      <w:bookmarkStart w:id="290" w:name="_Toc482377650"/>
      <w:bookmarkStart w:id="291" w:name="_Toc482441585"/>
      <w:r w:rsidR="00042559" w:rsidRPr="009B247F">
        <w:rPr>
          <w:rFonts w:ascii="Times New Roman" w:hAnsi="Times New Roman" w:cs="Times New Roman"/>
          <w:sz w:val="26"/>
          <w:szCs w:val="26"/>
          <w:lang w:val="es-ES"/>
        </w:rPr>
        <w:t xml:space="preserve">Hình </w:t>
      </w:r>
      <w:r w:rsidR="00042559" w:rsidRPr="009B247F">
        <w:rPr>
          <w:rFonts w:ascii="Times New Roman" w:hAnsi="Times New Roman" w:cs="Times New Roman"/>
          <w:sz w:val="26"/>
          <w:szCs w:val="26"/>
        </w:rPr>
        <w:fldChar w:fldCharType="begin"/>
      </w:r>
      <w:r w:rsidR="00042559" w:rsidRPr="009B247F">
        <w:rPr>
          <w:rFonts w:ascii="Times New Roman" w:hAnsi="Times New Roman" w:cs="Times New Roman"/>
          <w:sz w:val="26"/>
          <w:szCs w:val="26"/>
          <w:lang w:val="es-ES"/>
        </w:rPr>
        <w:instrText xml:space="preserve"> SEQ Hình \* ARABIC </w:instrText>
      </w:r>
      <w:r w:rsidR="00042559"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13</w:t>
      </w:r>
      <w:r w:rsidR="00042559" w:rsidRPr="009B247F">
        <w:rPr>
          <w:rFonts w:ascii="Times New Roman" w:hAnsi="Times New Roman" w:cs="Times New Roman"/>
          <w:sz w:val="26"/>
          <w:szCs w:val="26"/>
        </w:rPr>
        <w:fldChar w:fldCharType="end"/>
      </w:r>
      <w:r w:rsidR="00DE7CC0" w:rsidRPr="009B247F">
        <w:rPr>
          <w:rFonts w:ascii="Times New Roman" w:hAnsi="Times New Roman" w:cs="Times New Roman"/>
          <w:sz w:val="26"/>
          <w:szCs w:val="26"/>
          <w:lang w:val="es-ES"/>
        </w:rPr>
        <w:t>: Truyền tải dữ liệu từ Web service sang ứng dụng android qua JSON</w:t>
      </w:r>
      <w:bookmarkEnd w:id="290"/>
      <w:bookmarkEnd w:id="291"/>
    </w:p>
    <w:p w14:paraId="5A089442" w14:textId="77777777" w:rsidR="00DE7CC0" w:rsidRPr="009B247F" w:rsidRDefault="00DE7CC0" w:rsidP="00DE7CC0">
      <w:pPr>
        <w:pStyle w:val="Heading4"/>
        <w:jc w:val="left"/>
        <w:rPr>
          <w:rFonts w:ascii="Times New Roman" w:hAnsi="Times New Roman" w:cs="Times New Roman"/>
          <w:lang w:val="es-ES"/>
        </w:rPr>
      </w:pPr>
      <w:bookmarkStart w:id="292" w:name="_Toc482441536"/>
      <w:r w:rsidRPr="009B247F">
        <w:rPr>
          <w:rFonts w:ascii="Times New Roman" w:hAnsi="Times New Roman" w:cs="Times New Roman"/>
          <w:lang w:val="es-ES"/>
        </w:rPr>
        <w:t>2.3.1 Hàm đăng nhập hệ thống:</w:t>
      </w:r>
      <w:bookmarkEnd w:id="292"/>
    </w:p>
    <w:p w14:paraId="162C89B0" w14:textId="630924C2" w:rsidR="00DE7CC0" w:rsidRPr="009B247F" w:rsidRDefault="00DE7CC0" w:rsidP="00DE7CC0">
      <w:pPr>
        <w:ind w:firstLine="567"/>
        <w:rPr>
          <w:b/>
          <w:sz w:val="26"/>
          <w:szCs w:val="26"/>
          <w:lang w:val="es-ES"/>
        </w:rPr>
      </w:pPr>
      <w:r w:rsidRPr="009B247F">
        <w:rPr>
          <w:b/>
          <w:sz w:val="26"/>
          <w:szCs w:val="26"/>
          <w:lang w:val="es-ES"/>
        </w:rPr>
        <w:t>2.3.1.1 Mô tả</w:t>
      </w:r>
    </w:p>
    <w:p w14:paraId="70D406C2" w14:textId="2323448C" w:rsidR="003C78EB" w:rsidRPr="009B247F" w:rsidRDefault="003C78EB" w:rsidP="003C78EB">
      <w:pPr>
        <w:pStyle w:val="Caption"/>
        <w:rPr>
          <w:rFonts w:ascii="Times New Roman" w:hAnsi="Times New Roman" w:cs="Times New Roman"/>
          <w:sz w:val="26"/>
          <w:szCs w:val="26"/>
          <w:lang w:val="es-ES"/>
        </w:rPr>
      </w:pPr>
      <w:bookmarkStart w:id="293" w:name="_Toc482441652"/>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9</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Mô tả hàm đăng nhập hệ thống</w:t>
      </w:r>
      <w:bookmarkEnd w:id="293"/>
    </w:p>
    <w:tbl>
      <w:tblPr>
        <w:tblStyle w:val="TableGrid"/>
        <w:tblW w:w="8359" w:type="dxa"/>
        <w:tblLook w:val="04A0" w:firstRow="1" w:lastRow="0" w:firstColumn="1" w:lastColumn="0" w:noHBand="0" w:noVBand="1"/>
      </w:tblPr>
      <w:tblGrid>
        <w:gridCol w:w="2263"/>
        <w:gridCol w:w="6096"/>
      </w:tblGrid>
      <w:tr w:rsidR="00DE7CC0" w:rsidRPr="008417F0" w14:paraId="157DB713" w14:textId="77777777" w:rsidTr="00847CB8">
        <w:tc>
          <w:tcPr>
            <w:tcW w:w="2263" w:type="dxa"/>
          </w:tcPr>
          <w:p w14:paraId="45AAD305" w14:textId="77777777" w:rsidR="00DE7CC0" w:rsidRPr="009B247F" w:rsidRDefault="00DE7CC0" w:rsidP="00DE7CC0">
            <w:pPr>
              <w:rPr>
                <w:b/>
                <w:sz w:val="26"/>
                <w:szCs w:val="26"/>
                <w:lang w:val="es-ES"/>
              </w:rPr>
            </w:pPr>
            <w:r w:rsidRPr="009B247F">
              <w:rPr>
                <w:sz w:val="26"/>
                <w:szCs w:val="26"/>
              </w:rPr>
              <w:t>Request URL</w:t>
            </w:r>
          </w:p>
        </w:tc>
        <w:tc>
          <w:tcPr>
            <w:tcW w:w="6096" w:type="dxa"/>
          </w:tcPr>
          <w:p w14:paraId="456E357E" w14:textId="77777777" w:rsidR="00DE7CC0" w:rsidRPr="009B247F" w:rsidRDefault="00DE7CC0" w:rsidP="00DE7CC0">
            <w:pPr>
              <w:pStyle w:val="HTMLPreformatted"/>
              <w:shd w:val="clear" w:color="auto" w:fill="FFFFFF"/>
              <w:rPr>
                <w:rFonts w:ascii="Times New Roman" w:hAnsi="Times New Roman" w:cs="Times New Roman"/>
                <w:i/>
                <w:sz w:val="26"/>
                <w:szCs w:val="26"/>
              </w:rPr>
            </w:pPr>
            <w:r w:rsidRPr="009B247F">
              <w:rPr>
                <w:rFonts w:ascii="Times New Roman" w:hAnsi="Times New Roman" w:cs="Times New Roman"/>
                <w:bCs/>
                <w:i/>
                <w:sz w:val="26"/>
                <w:szCs w:val="26"/>
              </w:rPr>
              <w:t>http://</w:t>
            </w:r>
            <w:r w:rsidR="00BE1ED1" w:rsidRPr="009B247F">
              <w:rPr>
                <w:rFonts w:ascii="Times New Roman" w:hAnsi="Times New Roman" w:cs="Times New Roman"/>
                <w:bCs/>
                <w:i/>
                <w:sz w:val="26"/>
                <w:szCs w:val="26"/>
                <w:lang w:val="es-ES"/>
              </w:rPr>
              <w:t>server</w:t>
            </w:r>
            <w:r w:rsidRPr="009B247F">
              <w:rPr>
                <w:rFonts w:ascii="Times New Roman" w:hAnsi="Times New Roman" w:cs="Times New Roman"/>
                <w:bCs/>
                <w:i/>
                <w:sz w:val="26"/>
                <w:szCs w:val="26"/>
              </w:rPr>
              <w:t>/goithau/android/login.php</w:t>
            </w:r>
          </w:p>
          <w:p w14:paraId="3006F1F9" w14:textId="77777777" w:rsidR="00DE7CC0" w:rsidRPr="009B247F" w:rsidRDefault="00DE7CC0" w:rsidP="00DE7CC0">
            <w:pPr>
              <w:rPr>
                <w:sz w:val="26"/>
                <w:szCs w:val="26"/>
                <w:lang w:val="vi-VN"/>
              </w:rPr>
            </w:pPr>
          </w:p>
        </w:tc>
      </w:tr>
      <w:tr w:rsidR="00DE7CC0" w:rsidRPr="009B247F" w14:paraId="12943F7B" w14:textId="77777777" w:rsidTr="00847CB8">
        <w:tc>
          <w:tcPr>
            <w:tcW w:w="2263" w:type="dxa"/>
          </w:tcPr>
          <w:p w14:paraId="12E510AC" w14:textId="77777777" w:rsidR="00DE7CC0" w:rsidRPr="009B247F" w:rsidRDefault="00DE7CC0" w:rsidP="00DE7CC0">
            <w:pPr>
              <w:rPr>
                <w:b/>
                <w:sz w:val="26"/>
                <w:szCs w:val="26"/>
                <w:lang w:val="es-ES"/>
              </w:rPr>
            </w:pPr>
            <w:r w:rsidRPr="009B247F">
              <w:rPr>
                <w:sz w:val="26"/>
                <w:szCs w:val="26"/>
              </w:rPr>
              <w:t>Request Method</w:t>
            </w:r>
          </w:p>
        </w:tc>
        <w:tc>
          <w:tcPr>
            <w:tcW w:w="6096" w:type="dxa"/>
          </w:tcPr>
          <w:p w14:paraId="78BD55DF" w14:textId="77777777" w:rsidR="00DE7CC0" w:rsidRPr="009B247F" w:rsidRDefault="00DE7CC0" w:rsidP="00DE7CC0">
            <w:pPr>
              <w:rPr>
                <w:sz w:val="26"/>
                <w:szCs w:val="26"/>
                <w:lang w:val="es-ES"/>
              </w:rPr>
            </w:pPr>
            <w:r w:rsidRPr="009B247F">
              <w:rPr>
                <w:sz w:val="26"/>
                <w:szCs w:val="26"/>
                <w:lang w:val="es-ES"/>
              </w:rPr>
              <w:t>GET</w:t>
            </w:r>
          </w:p>
        </w:tc>
      </w:tr>
      <w:tr w:rsidR="00DE7CC0" w:rsidRPr="009B247F" w14:paraId="318BD819" w14:textId="77777777" w:rsidTr="00847CB8">
        <w:tc>
          <w:tcPr>
            <w:tcW w:w="2263" w:type="dxa"/>
          </w:tcPr>
          <w:p w14:paraId="5C5401B6" w14:textId="77777777" w:rsidR="00DE7CC0" w:rsidRPr="009B247F" w:rsidRDefault="00DE7CC0" w:rsidP="00DE7CC0">
            <w:pPr>
              <w:rPr>
                <w:b/>
                <w:sz w:val="26"/>
                <w:szCs w:val="26"/>
                <w:lang w:val="es-ES"/>
              </w:rPr>
            </w:pPr>
            <w:r w:rsidRPr="009B247F">
              <w:rPr>
                <w:sz w:val="26"/>
                <w:szCs w:val="26"/>
              </w:rPr>
              <w:t>Request Header</w:t>
            </w:r>
          </w:p>
        </w:tc>
        <w:tc>
          <w:tcPr>
            <w:tcW w:w="6096" w:type="dxa"/>
          </w:tcPr>
          <w:p w14:paraId="1DD28D85" w14:textId="77777777" w:rsidR="00DE7CC0" w:rsidRPr="009B247F" w:rsidRDefault="00DE7CC0" w:rsidP="00DE7CC0">
            <w:pPr>
              <w:rPr>
                <w:b/>
                <w:sz w:val="26"/>
                <w:szCs w:val="26"/>
                <w:lang w:val="es-ES"/>
              </w:rPr>
            </w:pPr>
            <w:r w:rsidRPr="009B247F">
              <w:rPr>
                <w:sz w:val="26"/>
                <w:szCs w:val="26"/>
              </w:rPr>
              <w:t>Content-Type: application/json</w:t>
            </w:r>
          </w:p>
        </w:tc>
      </w:tr>
      <w:tr w:rsidR="00DE7CC0" w:rsidRPr="009B247F" w14:paraId="5B7FDDB8" w14:textId="77777777" w:rsidTr="00847CB8">
        <w:tc>
          <w:tcPr>
            <w:tcW w:w="2263" w:type="dxa"/>
          </w:tcPr>
          <w:p w14:paraId="5CEDF412" w14:textId="77777777" w:rsidR="00DE7CC0" w:rsidRPr="009B247F" w:rsidRDefault="00DE7CC0" w:rsidP="00DE7CC0">
            <w:pPr>
              <w:rPr>
                <w:b/>
                <w:sz w:val="26"/>
                <w:szCs w:val="26"/>
                <w:lang w:val="es-ES"/>
              </w:rPr>
            </w:pPr>
            <w:r w:rsidRPr="009B247F">
              <w:rPr>
                <w:sz w:val="26"/>
                <w:szCs w:val="26"/>
              </w:rPr>
              <w:t>Form data</w:t>
            </w:r>
          </w:p>
        </w:tc>
        <w:tc>
          <w:tcPr>
            <w:tcW w:w="6096" w:type="dxa"/>
          </w:tcPr>
          <w:p w14:paraId="23F5B2AB" w14:textId="77777777" w:rsidR="00D740EC" w:rsidRPr="009B247F" w:rsidRDefault="00D740EC" w:rsidP="00D740EC">
            <w:pPr>
              <w:rPr>
                <w:sz w:val="26"/>
                <w:szCs w:val="26"/>
                <w:lang w:val="es-ES"/>
              </w:rPr>
            </w:pPr>
            <w:r>
              <w:rPr>
                <w:sz w:val="26"/>
                <w:szCs w:val="26"/>
                <w:lang w:val="es-ES"/>
              </w:rPr>
              <w:t xml:space="preserve"> Đối tượng gửi đi</w:t>
            </w:r>
            <w:r w:rsidRPr="009B247F">
              <w:rPr>
                <w:sz w:val="26"/>
                <w:szCs w:val="26"/>
                <w:lang w:val="es-ES"/>
              </w:rPr>
              <w:t xml:space="preserve"> bao gồm </w:t>
            </w:r>
          </w:p>
          <w:p w14:paraId="736CD243" w14:textId="77777777" w:rsidR="00DE7CC0" w:rsidRPr="009B247F" w:rsidRDefault="00DE7CC0" w:rsidP="00DE7CC0">
            <w:pPr>
              <w:rPr>
                <w:sz w:val="26"/>
                <w:szCs w:val="26"/>
                <w:lang w:val="es-ES"/>
              </w:rPr>
            </w:pPr>
            <w:r w:rsidRPr="009B247F">
              <w:rPr>
                <w:sz w:val="26"/>
                <w:szCs w:val="26"/>
                <w:lang w:val="es-ES"/>
              </w:rPr>
              <w:t xml:space="preserve">  { </w:t>
            </w:r>
          </w:p>
          <w:p w14:paraId="30CB5225" w14:textId="2858E2A8" w:rsidR="00DE7CC0" w:rsidRPr="009B247F" w:rsidRDefault="009C2C9A" w:rsidP="00DE7CC0">
            <w:pPr>
              <w:rPr>
                <w:sz w:val="26"/>
                <w:szCs w:val="26"/>
                <w:lang w:val="es-ES"/>
              </w:rPr>
            </w:pPr>
            <w:r w:rsidRPr="009B247F">
              <w:rPr>
                <w:sz w:val="26"/>
                <w:szCs w:val="26"/>
                <w:lang w:val="es-ES"/>
              </w:rPr>
              <w:t xml:space="preserve">      “email”: {email</w:t>
            </w:r>
            <w:r w:rsidR="00DE7CC0" w:rsidRPr="009B247F">
              <w:rPr>
                <w:sz w:val="26"/>
                <w:szCs w:val="26"/>
                <w:lang w:val="es-ES"/>
              </w:rPr>
              <w:t>},</w:t>
            </w:r>
          </w:p>
          <w:p w14:paraId="031B2E63" w14:textId="7F9D5484" w:rsidR="00DE7CC0" w:rsidRPr="009B247F" w:rsidRDefault="00DE7CC0" w:rsidP="00DE7CC0">
            <w:pPr>
              <w:rPr>
                <w:sz w:val="26"/>
                <w:szCs w:val="26"/>
                <w:lang w:val="es-ES"/>
              </w:rPr>
            </w:pPr>
            <w:r w:rsidRPr="009B247F">
              <w:rPr>
                <w:sz w:val="26"/>
                <w:szCs w:val="26"/>
                <w:lang w:val="es-ES"/>
              </w:rPr>
              <w:t xml:space="preserve">      “</w:t>
            </w:r>
            <w:r w:rsidR="009C2C9A" w:rsidRPr="009B247F">
              <w:rPr>
                <w:sz w:val="26"/>
                <w:szCs w:val="26"/>
                <w:lang w:val="es-ES"/>
              </w:rPr>
              <w:t>password”: {password</w:t>
            </w:r>
            <w:r w:rsidRPr="009B247F">
              <w:rPr>
                <w:sz w:val="26"/>
                <w:szCs w:val="26"/>
                <w:lang w:val="es-ES"/>
              </w:rPr>
              <w:t xml:space="preserve">} </w:t>
            </w:r>
          </w:p>
          <w:p w14:paraId="44CF3061" w14:textId="77777777" w:rsidR="00DE7CC0" w:rsidRPr="009B247F" w:rsidRDefault="00DE7CC0" w:rsidP="00DE7CC0">
            <w:pPr>
              <w:rPr>
                <w:b/>
                <w:sz w:val="26"/>
                <w:szCs w:val="26"/>
                <w:lang w:val="es-ES"/>
              </w:rPr>
            </w:pPr>
            <w:r w:rsidRPr="009B247F">
              <w:rPr>
                <w:sz w:val="26"/>
                <w:szCs w:val="26"/>
                <w:lang w:val="es-ES"/>
              </w:rPr>
              <w:t xml:space="preserve">   }</w:t>
            </w:r>
          </w:p>
        </w:tc>
      </w:tr>
    </w:tbl>
    <w:p w14:paraId="5369BC93" w14:textId="77777777" w:rsidR="00DE7CC0" w:rsidRPr="009B247F" w:rsidRDefault="00DE7CC0" w:rsidP="00DE7CC0">
      <w:pPr>
        <w:rPr>
          <w:sz w:val="26"/>
          <w:szCs w:val="26"/>
          <w:lang w:val="es-ES"/>
        </w:rPr>
      </w:pPr>
      <w:r w:rsidRPr="009B247F">
        <w:rPr>
          <w:sz w:val="26"/>
          <w:szCs w:val="26"/>
          <w:lang w:val="es-ES"/>
        </w:rPr>
        <w:t>Ứng dụng yêu cầu người dùng đăng nhập để vào được hệ thống.</w:t>
      </w:r>
    </w:p>
    <w:p w14:paraId="1A74405A" w14:textId="3DFB088E" w:rsidR="00DE7CC0" w:rsidRPr="009B247F" w:rsidRDefault="00DE7CC0" w:rsidP="00DE7CC0">
      <w:pPr>
        <w:ind w:firstLine="567"/>
        <w:rPr>
          <w:b/>
          <w:sz w:val="26"/>
          <w:szCs w:val="26"/>
          <w:lang w:val="es-ES"/>
        </w:rPr>
      </w:pPr>
      <w:r w:rsidRPr="009B247F">
        <w:rPr>
          <w:b/>
          <w:sz w:val="26"/>
          <w:szCs w:val="26"/>
          <w:lang w:val="es-ES"/>
        </w:rPr>
        <w:t>2.3.1.2 Thông điệp yêu cầu</w:t>
      </w:r>
    </w:p>
    <w:p w14:paraId="6283FD82" w14:textId="33BC754F" w:rsidR="003C78EB" w:rsidRPr="009B247F" w:rsidRDefault="003C78EB" w:rsidP="003C78EB">
      <w:pPr>
        <w:pStyle w:val="Caption"/>
        <w:rPr>
          <w:rFonts w:ascii="Times New Roman" w:hAnsi="Times New Roman" w:cs="Times New Roman"/>
          <w:sz w:val="26"/>
          <w:szCs w:val="26"/>
          <w:lang w:val="es-ES"/>
        </w:rPr>
      </w:pPr>
      <w:bookmarkStart w:id="294" w:name="_Toc482441653"/>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10</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Thông điệp yêu cầu hàm đăng nhập hệ thống</w:t>
      </w:r>
      <w:bookmarkEnd w:id="294"/>
    </w:p>
    <w:tbl>
      <w:tblPr>
        <w:tblStyle w:val="TableGrid"/>
        <w:tblW w:w="0" w:type="auto"/>
        <w:tblLook w:val="04A0" w:firstRow="1" w:lastRow="0" w:firstColumn="1" w:lastColumn="0" w:noHBand="0" w:noVBand="1"/>
      </w:tblPr>
      <w:tblGrid>
        <w:gridCol w:w="2194"/>
        <w:gridCol w:w="1770"/>
        <w:gridCol w:w="1703"/>
        <w:gridCol w:w="2692"/>
      </w:tblGrid>
      <w:tr w:rsidR="00DE7CC0" w:rsidRPr="009B247F" w14:paraId="4824048C" w14:textId="77777777" w:rsidTr="00847CB8">
        <w:tc>
          <w:tcPr>
            <w:tcW w:w="2194" w:type="dxa"/>
          </w:tcPr>
          <w:p w14:paraId="78D57437" w14:textId="77777777" w:rsidR="00DE7CC0" w:rsidRPr="009B247F" w:rsidRDefault="00DE7CC0" w:rsidP="00DE7CC0">
            <w:pPr>
              <w:rPr>
                <w:b/>
                <w:sz w:val="26"/>
                <w:szCs w:val="26"/>
                <w:lang w:val="es-ES"/>
              </w:rPr>
            </w:pPr>
            <w:r w:rsidRPr="009B247F">
              <w:rPr>
                <w:b/>
                <w:sz w:val="26"/>
                <w:szCs w:val="26"/>
              </w:rPr>
              <w:t>Dữ liệu đầu vào</w:t>
            </w:r>
          </w:p>
        </w:tc>
        <w:tc>
          <w:tcPr>
            <w:tcW w:w="1770" w:type="dxa"/>
          </w:tcPr>
          <w:p w14:paraId="2FD852AD" w14:textId="77777777" w:rsidR="00DE7CC0" w:rsidRPr="009B247F" w:rsidRDefault="00DE7CC0" w:rsidP="00DE7CC0">
            <w:pPr>
              <w:rPr>
                <w:b/>
                <w:sz w:val="26"/>
                <w:szCs w:val="26"/>
                <w:lang w:val="es-ES"/>
              </w:rPr>
            </w:pPr>
            <w:r w:rsidRPr="009B247F">
              <w:rPr>
                <w:b/>
                <w:sz w:val="26"/>
                <w:szCs w:val="26"/>
              </w:rPr>
              <w:t>Tên Field</w:t>
            </w:r>
          </w:p>
        </w:tc>
        <w:tc>
          <w:tcPr>
            <w:tcW w:w="1703" w:type="dxa"/>
          </w:tcPr>
          <w:p w14:paraId="18E87185" w14:textId="77777777" w:rsidR="00DE7CC0" w:rsidRPr="009B247F" w:rsidRDefault="00DE7CC0" w:rsidP="00DE7CC0">
            <w:pPr>
              <w:rPr>
                <w:b/>
                <w:sz w:val="26"/>
                <w:szCs w:val="26"/>
                <w:lang w:val="es-ES"/>
              </w:rPr>
            </w:pPr>
            <w:r w:rsidRPr="009B247F">
              <w:rPr>
                <w:b/>
                <w:sz w:val="26"/>
                <w:szCs w:val="26"/>
              </w:rPr>
              <w:t>Kiểu dữ liệu</w:t>
            </w:r>
          </w:p>
        </w:tc>
        <w:tc>
          <w:tcPr>
            <w:tcW w:w="2692" w:type="dxa"/>
          </w:tcPr>
          <w:p w14:paraId="2857B769" w14:textId="77777777" w:rsidR="00DE7CC0" w:rsidRPr="009B247F" w:rsidRDefault="00DE7CC0" w:rsidP="00DE7CC0">
            <w:pPr>
              <w:rPr>
                <w:b/>
                <w:sz w:val="26"/>
                <w:szCs w:val="26"/>
                <w:lang w:val="es-ES"/>
              </w:rPr>
            </w:pPr>
            <w:r w:rsidRPr="009B247F">
              <w:rPr>
                <w:b/>
                <w:sz w:val="26"/>
                <w:szCs w:val="26"/>
              </w:rPr>
              <w:t>Ghi chú</w:t>
            </w:r>
          </w:p>
        </w:tc>
      </w:tr>
      <w:tr w:rsidR="00DE7CC0" w:rsidRPr="008417F0" w14:paraId="38315BD5" w14:textId="77777777" w:rsidTr="00847CB8">
        <w:tc>
          <w:tcPr>
            <w:tcW w:w="2194" w:type="dxa"/>
          </w:tcPr>
          <w:p w14:paraId="28CF3AB0" w14:textId="77777777" w:rsidR="00DE7CC0" w:rsidRPr="009B247F" w:rsidRDefault="00DE7CC0" w:rsidP="00DE7CC0">
            <w:pPr>
              <w:rPr>
                <w:sz w:val="26"/>
                <w:szCs w:val="26"/>
                <w:lang w:val="es-ES"/>
              </w:rPr>
            </w:pPr>
            <w:r w:rsidRPr="009B247F">
              <w:rPr>
                <w:sz w:val="26"/>
                <w:szCs w:val="26"/>
                <w:lang w:val="es-ES"/>
              </w:rPr>
              <w:t>Enail</w:t>
            </w:r>
          </w:p>
        </w:tc>
        <w:tc>
          <w:tcPr>
            <w:tcW w:w="1770" w:type="dxa"/>
          </w:tcPr>
          <w:p w14:paraId="310B44E2" w14:textId="77777777" w:rsidR="00DE7CC0" w:rsidRPr="009B247F" w:rsidRDefault="00DE7CC0" w:rsidP="00DE7CC0">
            <w:pPr>
              <w:rPr>
                <w:sz w:val="26"/>
                <w:szCs w:val="26"/>
                <w:lang w:val="es-ES"/>
              </w:rPr>
            </w:pPr>
            <w:r w:rsidRPr="009B247F">
              <w:rPr>
                <w:sz w:val="26"/>
                <w:szCs w:val="26"/>
                <w:lang w:val="es-ES"/>
              </w:rPr>
              <w:t>Email</w:t>
            </w:r>
          </w:p>
        </w:tc>
        <w:tc>
          <w:tcPr>
            <w:tcW w:w="1703" w:type="dxa"/>
          </w:tcPr>
          <w:p w14:paraId="185E6EDE" w14:textId="77777777" w:rsidR="00DE7CC0" w:rsidRPr="009B247F" w:rsidRDefault="00DE7CC0" w:rsidP="00DE7CC0">
            <w:pPr>
              <w:rPr>
                <w:sz w:val="26"/>
                <w:szCs w:val="26"/>
                <w:lang w:val="es-ES"/>
              </w:rPr>
            </w:pPr>
            <w:r w:rsidRPr="009B247F">
              <w:rPr>
                <w:sz w:val="26"/>
                <w:szCs w:val="26"/>
                <w:lang w:val="es-ES"/>
              </w:rPr>
              <w:t>Chuỗi ký tự</w:t>
            </w:r>
          </w:p>
        </w:tc>
        <w:tc>
          <w:tcPr>
            <w:tcW w:w="2692" w:type="dxa"/>
          </w:tcPr>
          <w:p w14:paraId="79CFE92D" w14:textId="77777777" w:rsidR="00DE7CC0" w:rsidRPr="009B247F" w:rsidRDefault="00DE7CC0" w:rsidP="00DE7CC0">
            <w:pPr>
              <w:rPr>
                <w:sz w:val="26"/>
                <w:szCs w:val="26"/>
                <w:lang w:val="es-ES"/>
              </w:rPr>
            </w:pPr>
            <w:r w:rsidRPr="009B247F">
              <w:rPr>
                <w:sz w:val="26"/>
                <w:szCs w:val="26"/>
                <w:lang w:val="es-ES"/>
              </w:rPr>
              <w:t>Email của người dùng đã đăng ký trước đó.</w:t>
            </w:r>
          </w:p>
        </w:tc>
      </w:tr>
      <w:tr w:rsidR="00DE7CC0" w:rsidRPr="008417F0" w14:paraId="7DE1BF2C" w14:textId="77777777" w:rsidTr="00847CB8">
        <w:tc>
          <w:tcPr>
            <w:tcW w:w="2194" w:type="dxa"/>
          </w:tcPr>
          <w:p w14:paraId="589CD737" w14:textId="77777777" w:rsidR="00DE7CC0" w:rsidRPr="009B247F" w:rsidRDefault="00DE7CC0" w:rsidP="00DE7CC0">
            <w:pPr>
              <w:rPr>
                <w:sz w:val="26"/>
                <w:szCs w:val="26"/>
                <w:lang w:val="es-ES"/>
              </w:rPr>
            </w:pPr>
            <w:r w:rsidRPr="009B247F">
              <w:rPr>
                <w:sz w:val="26"/>
                <w:szCs w:val="26"/>
                <w:lang w:val="es-ES"/>
              </w:rPr>
              <w:t>Mật khẩu</w:t>
            </w:r>
          </w:p>
        </w:tc>
        <w:tc>
          <w:tcPr>
            <w:tcW w:w="1770" w:type="dxa"/>
          </w:tcPr>
          <w:p w14:paraId="13F934D8" w14:textId="77777777" w:rsidR="00DE7CC0" w:rsidRPr="009B247F" w:rsidRDefault="00DE7CC0" w:rsidP="00DE7CC0">
            <w:pPr>
              <w:rPr>
                <w:sz w:val="26"/>
                <w:szCs w:val="26"/>
                <w:lang w:val="es-ES"/>
              </w:rPr>
            </w:pPr>
            <w:r w:rsidRPr="009B247F">
              <w:rPr>
                <w:sz w:val="26"/>
                <w:szCs w:val="26"/>
                <w:lang w:val="es-ES"/>
              </w:rPr>
              <w:t>Password</w:t>
            </w:r>
          </w:p>
        </w:tc>
        <w:tc>
          <w:tcPr>
            <w:tcW w:w="1703" w:type="dxa"/>
          </w:tcPr>
          <w:p w14:paraId="5A6D1078" w14:textId="77777777" w:rsidR="00DE7CC0" w:rsidRPr="009B247F" w:rsidRDefault="00DE7CC0" w:rsidP="00DE7CC0">
            <w:pPr>
              <w:rPr>
                <w:sz w:val="26"/>
                <w:szCs w:val="26"/>
                <w:lang w:val="es-ES"/>
              </w:rPr>
            </w:pPr>
            <w:r w:rsidRPr="009B247F">
              <w:rPr>
                <w:sz w:val="26"/>
                <w:szCs w:val="26"/>
                <w:lang w:val="es-ES"/>
              </w:rPr>
              <w:t>Chuỗi ký tự</w:t>
            </w:r>
          </w:p>
        </w:tc>
        <w:tc>
          <w:tcPr>
            <w:tcW w:w="2692" w:type="dxa"/>
          </w:tcPr>
          <w:p w14:paraId="251DA8CE" w14:textId="77777777" w:rsidR="00DE7CC0" w:rsidRPr="009B247F" w:rsidRDefault="00DE7CC0" w:rsidP="00DE7CC0">
            <w:pPr>
              <w:rPr>
                <w:sz w:val="26"/>
                <w:szCs w:val="26"/>
                <w:lang w:val="es-ES"/>
              </w:rPr>
            </w:pPr>
            <w:r w:rsidRPr="009B247F">
              <w:rPr>
                <w:sz w:val="26"/>
                <w:szCs w:val="26"/>
                <w:lang w:val="es-ES"/>
              </w:rPr>
              <w:t>Mật khẩu đã được mã hóa Hash do người dùng đã đăng ký.</w:t>
            </w:r>
          </w:p>
        </w:tc>
      </w:tr>
    </w:tbl>
    <w:p w14:paraId="5870011B" w14:textId="77777777" w:rsidR="00DE7CC0" w:rsidRPr="009B247F" w:rsidRDefault="00DE7CC0" w:rsidP="00DE7CC0">
      <w:pPr>
        <w:ind w:firstLine="567"/>
        <w:rPr>
          <w:b/>
          <w:sz w:val="26"/>
          <w:szCs w:val="26"/>
          <w:lang w:val="es-ES"/>
        </w:rPr>
      </w:pPr>
      <w:r w:rsidRPr="009B247F">
        <w:rPr>
          <w:b/>
          <w:sz w:val="26"/>
          <w:szCs w:val="26"/>
          <w:lang w:val="es-ES"/>
        </w:rPr>
        <w:t>2.3.1.2 Thông điệp trả lời</w:t>
      </w:r>
    </w:p>
    <w:p w14:paraId="5BE7480B" w14:textId="77777777" w:rsidR="00DE7CC0" w:rsidRPr="009B247F" w:rsidRDefault="00DE7CC0" w:rsidP="00DE7CC0">
      <w:pPr>
        <w:ind w:firstLine="567"/>
        <w:rPr>
          <w:sz w:val="26"/>
          <w:szCs w:val="26"/>
          <w:lang w:val="es-ES"/>
        </w:rPr>
      </w:pPr>
      <w:r w:rsidRPr="009B247F">
        <w:rPr>
          <w:sz w:val="26"/>
          <w:szCs w:val="26"/>
          <w:lang w:val="es-ES"/>
        </w:rPr>
        <w:t xml:space="preserve">- Header status: </w:t>
      </w:r>
    </w:p>
    <w:p w14:paraId="52C3A2AA" w14:textId="77777777" w:rsidR="00DE7CC0" w:rsidRPr="009B247F" w:rsidRDefault="00DE7CC0" w:rsidP="00DE7CC0">
      <w:pPr>
        <w:ind w:firstLine="567"/>
        <w:rPr>
          <w:sz w:val="26"/>
          <w:szCs w:val="26"/>
          <w:lang w:val="es-ES"/>
        </w:rPr>
      </w:pPr>
      <w:r w:rsidRPr="009B247F">
        <w:rPr>
          <w:sz w:val="26"/>
          <w:szCs w:val="26"/>
          <w:lang w:val="es-ES"/>
        </w:rPr>
        <w:t>- Header Content</w:t>
      </w:r>
    </w:p>
    <w:p w14:paraId="36443757" w14:textId="393045F8" w:rsidR="00DE7CC0" w:rsidRPr="009B247F" w:rsidRDefault="00DE7CC0" w:rsidP="00DE7CC0">
      <w:pPr>
        <w:ind w:firstLine="567"/>
        <w:rPr>
          <w:sz w:val="26"/>
          <w:szCs w:val="26"/>
          <w:lang w:val="es-ES"/>
        </w:rPr>
      </w:pPr>
      <w:r w:rsidRPr="009B247F">
        <w:rPr>
          <w:sz w:val="26"/>
          <w:szCs w:val="26"/>
          <w:lang w:val="es-ES"/>
        </w:rPr>
        <w:t>-Type:application/json;</w:t>
      </w:r>
      <w:r w:rsidR="009C2C9A" w:rsidRPr="009B247F">
        <w:rPr>
          <w:sz w:val="26"/>
          <w:szCs w:val="26"/>
          <w:lang w:val="es-ES"/>
        </w:rPr>
        <w:t xml:space="preserve"> </w:t>
      </w:r>
      <w:r w:rsidRPr="009B247F">
        <w:rPr>
          <w:sz w:val="26"/>
          <w:szCs w:val="26"/>
          <w:lang w:val="es-ES"/>
        </w:rPr>
        <w:t>charset=UTF-8</w:t>
      </w:r>
    </w:p>
    <w:p w14:paraId="720BC770" w14:textId="77777777" w:rsidR="00DE7CC0" w:rsidRPr="009B247F" w:rsidRDefault="00DE7CC0" w:rsidP="00DE7CC0">
      <w:pPr>
        <w:ind w:firstLine="567"/>
        <w:rPr>
          <w:sz w:val="26"/>
          <w:szCs w:val="26"/>
          <w:lang w:val="es-ES"/>
        </w:rPr>
      </w:pPr>
      <w:r w:rsidRPr="009B247F">
        <w:rPr>
          <w:sz w:val="26"/>
          <w:szCs w:val="26"/>
          <w:lang w:val="es-ES"/>
        </w:rPr>
        <w:lastRenderedPageBreak/>
        <w:t xml:space="preserve"> - Json data </w:t>
      </w:r>
    </w:p>
    <w:p w14:paraId="48EF14CA" w14:textId="77777777" w:rsidR="00DE7CC0" w:rsidRPr="009B247F" w:rsidRDefault="00DE7CC0" w:rsidP="00DE7CC0">
      <w:pPr>
        <w:ind w:firstLine="567"/>
        <w:rPr>
          <w:sz w:val="26"/>
          <w:szCs w:val="26"/>
          <w:lang w:val="es-ES"/>
        </w:rPr>
      </w:pPr>
      <w:r w:rsidRPr="009B247F">
        <w:rPr>
          <w:sz w:val="26"/>
          <w:szCs w:val="26"/>
          <w:lang w:val="es-ES"/>
        </w:rPr>
        <w:t xml:space="preserve">Trong đó: </w:t>
      </w:r>
    </w:p>
    <w:p w14:paraId="16FD6207" w14:textId="77777777" w:rsidR="00DE7CC0" w:rsidRPr="009B247F" w:rsidRDefault="00DE7CC0" w:rsidP="00DE7CC0">
      <w:pPr>
        <w:ind w:firstLine="567"/>
        <w:rPr>
          <w:sz w:val="26"/>
          <w:szCs w:val="26"/>
          <w:lang w:val="es-ES"/>
        </w:rPr>
      </w:pPr>
      <w:r w:rsidRPr="009B247F">
        <w:rPr>
          <w:sz w:val="26"/>
          <w:szCs w:val="26"/>
          <w:lang w:val="es-ES"/>
        </w:rPr>
        <w:t>- Có hai khả năng đối với thông điệp trả lời: Trường hợp có lỗi trong quá trình xử lý hoặc trường hợp xử lý thành công.</w:t>
      </w:r>
    </w:p>
    <w:p w14:paraId="11A65574" w14:textId="77777777" w:rsidR="00DE7CC0" w:rsidRPr="009B247F" w:rsidRDefault="00DE7CC0" w:rsidP="00DE7CC0">
      <w:pPr>
        <w:ind w:firstLine="567"/>
        <w:rPr>
          <w:sz w:val="26"/>
          <w:szCs w:val="26"/>
          <w:lang w:val="es-ES"/>
        </w:rPr>
      </w:pPr>
      <w:r w:rsidRPr="009B247F">
        <w:rPr>
          <w:sz w:val="26"/>
          <w:szCs w:val="26"/>
          <w:lang w:val="es-ES"/>
        </w:rPr>
        <w:t xml:space="preserve"> - Trường hợp lỗi: Sẽ hiển thị thông báo yêu cầu người dùng nhập chính xác email và mật khẩu</w:t>
      </w:r>
    </w:p>
    <w:p w14:paraId="3528EB61" w14:textId="76F41E00" w:rsidR="00DE7CC0" w:rsidRPr="009B247F" w:rsidRDefault="003C78EB" w:rsidP="003C78EB">
      <w:pPr>
        <w:pStyle w:val="Caption"/>
        <w:rPr>
          <w:rFonts w:ascii="Times New Roman" w:hAnsi="Times New Roman" w:cs="Times New Roman"/>
          <w:sz w:val="26"/>
          <w:szCs w:val="26"/>
          <w:lang w:val="es-ES"/>
        </w:rPr>
      </w:pPr>
      <w:bookmarkStart w:id="295" w:name="_Toc482441654"/>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11</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Trường hợp thành công</w:t>
      </w:r>
      <w:bookmarkEnd w:id="295"/>
      <w:r w:rsidRPr="009B247F">
        <w:rPr>
          <w:rFonts w:ascii="Times New Roman" w:hAnsi="Times New Roman" w:cs="Times New Roman"/>
          <w:sz w:val="26"/>
          <w:szCs w:val="26"/>
          <w:lang w:val="es-ES"/>
        </w:rPr>
        <w:t xml:space="preserve"> </w:t>
      </w:r>
    </w:p>
    <w:tbl>
      <w:tblPr>
        <w:tblStyle w:val="TableGrid"/>
        <w:tblW w:w="8359" w:type="dxa"/>
        <w:tblLook w:val="04A0" w:firstRow="1" w:lastRow="0" w:firstColumn="1" w:lastColumn="0" w:noHBand="0" w:noVBand="1"/>
      </w:tblPr>
      <w:tblGrid>
        <w:gridCol w:w="2122"/>
        <w:gridCol w:w="6237"/>
      </w:tblGrid>
      <w:tr w:rsidR="00DE7CC0" w:rsidRPr="009B247F" w14:paraId="1E287E59" w14:textId="77777777" w:rsidTr="00847CB8">
        <w:tc>
          <w:tcPr>
            <w:tcW w:w="2122" w:type="dxa"/>
          </w:tcPr>
          <w:p w14:paraId="7DDAB077" w14:textId="77777777" w:rsidR="00DE7CC0" w:rsidRPr="009B247F" w:rsidRDefault="00DE7CC0" w:rsidP="00DE7CC0">
            <w:pPr>
              <w:rPr>
                <w:b/>
                <w:sz w:val="26"/>
                <w:szCs w:val="26"/>
                <w:lang w:val="es-ES"/>
              </w:rPr>
            </w:pPr>
            <w:r w:rsidRPr="009B247F">
              <w:rPr>
                <w:b/>
                <w:sz w:val="26"/>
                <w:szCs w:val="26"/>
                <w:lang w:val="es-ES"/>
              </w:rPr>
              <w:t>Trường</w:t>
            </w:r>
          </w:p>
        </w:tc>
        <w:tc>
          <w:tcPr>
            <w:tcW w:w="6237" w:type="dxa"/>
          </w:tcPr>
          <w:p w14:paraId="49B0C954" w14:textId="77777777" w:rsidR="00DE7CC0" w:rsidRPr="009B247F" w:rsidRDefault="00DE7CC0" w:rsidP="00DE7CC0">
            <w:pPr>
              <w:rPr>
                <w:b/>
                <w:sz w:val="26"/>
                <w:szCs w:val="26"/>
                <w:lang w:val="es-ES"/>
              </w:rPr>
            </w:pPr>
            <w:r w:rsidRPr="009B247F">
              <w:rPr>
                <w:b/>
                <w:sz w:val="26"/>
                <w:szCs w:val="26"/>
                <w:lang w:val="es-ES"/>
              </w:rPr>
              <w:t>Kết quả</w:t>
            </w:r>
          </w:p>
        </w:tc>
      </w:tr>
      <w:tr w:rsidR="00DE7CC0" w:rsidRPr="009B247F" w14:paraId="126D36B6" w14:textId="77777777" w:rsidTr="00847CB8">
        <w:tc>
          <w:tcPr>
            <w:tcW w:w="2122" w:type="dxa"/>
          </w:tcPr>
          <w:p w14:paraId="1283E637" w14:textId="77777777" w:rsidR="00DE7CC0" w:rsidRPr="009B247F" w:rsidRDefault="00DE7CC0" w:rsidP="00DE7CC0">
            <w:pPr>
              <w:rPr>
                <w:b/>
                <w:sz w:val="26"/>
                <w:szCs w:val="26"/>
                <w:lang w:val="es-ES"/>
              </w:rPr>
            </w:pPr>
            <w:r w:rsidRPr="009B247F">
              <w:rPr>
                <w:sz w:val="26"/>
                <w:szCs w:val="26"/>
              </w:rPr>
              <w:t>Header status</w:t>
            </w:r>
          </w:p>
        </w:tc>
        <w:tc>
          <w:tcPr>
            <w:tcW w:w="6237" w:type="dxa"/>
          </w:tcPr>
          <w:p w14:paraId="69238333" w14:textId="77777777" w:rsidR="00DE7CC0" w:rsidRPr="009B247F" w:rsidRDefault="00DE7CC0" w:rsidP="00DE7CC0">
            <w:pPr>
              <w:rPr>
                <w:b/>
                <w:sz w:val="26"/>
                <w:szCs w:val="26"/>
                <w:lang w:val="es-ES"/>
              </w:rPr>
            </w:pPr>
            <w:r w:rsidRPr="009B247F">
              <w:rPr>
                <w:sz w:val="26"/>
                <w:szCs w:val="26"/>
              </w:rPr>
              <w:t>200</w:t>
            </w:r>
          </w:p>
        </w:tc>
      </w:tr>
      <w:tr w:rsidR="00DE7CC0" w:rsidRPr="009B247F" w14:paraId="2B2180AC" w14:textId="77777777" w:rsidTr="00847CB8">
        <w:tc>
          <w:tcPr>
            <w:tcW w:w="2122" w:type="dxa"/>
          </w:tcPr>
          <w:p w14:paraId="02D8AF46" w14:textId="77777777" w:rsidR="00DE7CC0" w:rsidRPr="009B247F" w:rsidRDefault="00DE7CC0" w:rsidP="00DE7CC0">
            <w:pPr>
              <w:rPr>
                <w:b/>
                <w:sz w:val="26"/>
                <w:szCs w:val="26"/>
                <w:lang w:val="es-ES"/>
              </w:rPr>
            </w:pPr>
            <w:r w:rsidRPr="009B247F">
              <w:rPr>
                <w:sz w:val="26"/>
                <w:szCs w:val="26"/>
              </w:rPr>
              <w:t>Header ContentType</w:t>
            </w:r>
          </w:p>
        </w:tc>
        <w:tc>
          <w:tcPr>
            <w:tcW w:w="6237" w:type="dxa"/>
          </w:tcPr>
          <w:p w14:paraId="4DC8CB06" w14:textId="77777777" w:rsidR="00DE7CC0" w:rsidRPr="009B247F" w:rsidRDefault="00DE7CC0" w:rsidP="00DE7CC0">
            <w:pPr>
              <w:rPr>
                <w:b/>
                <w:sz w:val="26"/>
                <w:szCs w:val="26"/>
                <w:lang w:val="es-ES"/>
              </w:rPr>
            </w:pPr>
            <w:r w:rsidRPr="009B247F">
              <w:rPr>
                <w:sz w:val="26"/>
                <w:szCs w:val="26"/>
              </w:rPr>
              <w:t>application/json;charset=UTF-8</w:t>
            </w:r>
          </w:p>
        </w:tc>
      </w:tr>
      <w:tr w:rsidR="00DE7CC0" w:rsidRPr="009B247F" w14:paraId="169D6F8C" w14:textId="77777777" w:rsidTr="00847CB8">
        <w:tc>
          <w:tcPr>
            <w:tcW w:w="2122" w:type="dxa"/>
          </w:tcPr>
          <w:p w14:paraId="3F5208A5" w14:textId="77777777" w:rsidR="00DE7CC0" w:rsidRPr="009B247F" w:rsidRDefault="00DE7CC0" w:rsidP="00DE7CC0">
            <w:pPr>
              <w:rPr>
                <w:sz w:val="26"/>
                <w:szCs w:val="26"/>
              </w:rPr>
            </w:pPr>
            <w:r w:rsidRPr="009B247F">
              <w:rPr>
                <w:sz w:val="26"/>
                <w:szCs w:val="26"/>
              </w:rPr>
              <w:t>Json data</w:t>
            </w:r>
          </w:p>
        </w:tc>
        <w:tc>
          <w:tcPr>
            <w:tcW w:w="6237" w:type="dxa"/>
          </w:tcPr>
          <w:p w14:paraId="49228AB1" w14:textId="77777777" w:rsidR="00DE7CC0" w:rsidRPr="009B247F" w:rsidRDefault="00DE7CC0" w:rsidP="00DE7CC0">
            <w:pPr>
              <w:rPr>
                <w:sz w:val="26"/>
                <w:szCs w:val="26"/>
              </w:rPr>
            </w:pPr>
            <w:r w:rsidRPr="009B247F">
              <w:rPr>
                <w:sz w:val="26"/>
                <w:szCs w:val="26"/>
              </w:rPr>
              <w:t xml:space="preserve">Trả về là một object bao gồm các thuộc tính sau: </w:t>
            </w:r>
          </w:p>
          <w:p w14:paraId="4D2F7F97" w14:textId="77777777" w:rsidR="00DE7CC0" w:rsidRPr="009B247F" w:rsidRDefault="00DE7CC0" w:rsidP="00DE7CC0">
            <w:pPr>
              <w:rPr>
                <w:sz w:val="26"/>
                <w:szCs w:val="26"/>
              </w:rPr>
            </w:pPr>
            <w:r w:rsidRPr="009B247F">
              <w:rPr>
                <w:sz w:val="26"/>
                <w:szCs w:val="26"/>
              </w:rPr>
              <w:t>+ result: cho biết kết quả đăng nhập</w:t>
            </w:r>
          </w:p>
          <w:p w14:paraId="323EB526" w14:textId="77777777" w:rsidR="00DE7CC0" w:rsidRPr="009B247F" w:rsidRDefault="00DE7CC0" w:rsidP="00DE7CC0">
            <w:pPr>
              <w:rPr>
                <w:sz w:val="26"/>
                <w:szCs w:val="26"/>
              </w:rPr>
            </w:pPr>
            <w:r w:rsidRPr="009B247F">
              <w:rPr>
                <w:sz w:val="26"/>
                <w:szCs w:val="26"/>
              </w:rPr>
              <w:t>+ id: Trả về id của người dùng</w:t>
            </w:r>
          </w:p>
          <w:p w14:paraId="2AB83EDC" w14:textId="77777777" w:rsidR="00DE7CC0" w:rsidRPr="009B247F" w:rsidRDefault="00DE7CC0" w:rsidP="00DE7CC0">
            <w:pPr>
              <w:rPr>
                <w:sz w:val="26"/>
                <w:szCs w:val="26"/>
              </w:rPr>
            </w:pPr>
            <w:r w:rsidRPr="009B247F">
              <w:rPr>
                <w:sz w:val="26"/>
                <w:szCs w:val="26"/>
              </w:rPr>
              <w:t>+ name: trả về tên người dùng</w:t>
            </w:r>
          </w:p>
          <w:p w14:paraId="79503F68" w14:textId="77777777" w:rsidR="00DE7CC0" w:rsidRPr="009B247F" w:rsidRDefault="00DE7CC0" w:rsidP="00DE7CC0">
            <w:pPr>
              <w:rPr>
                <w:sz w:val="26"/>
                <w:szCs w:val="26"/>
              </w:rPr>
            </w:pPr>
          </w:p>
        </w:tc>
      </w:tr>
    </w:tbl>
    <w:p w14:paraId="30CCFD97" w14:textId="77777777" w:rsidR="00DE7CC0" w:rsidRPr="009B247F" w:rsidRDefault="00DE7CC0" w:rsidP="00DE7CC0">
      <w:pPr>
        <w:rPr>
          <w:sz w:val="26"/>
          <w:szCs w:val="26"/>
          <w:lang w:val="es-ES"/>
        </w:rPr>
      </w:pPr>
    </w:p>
    <w:p w14:paraId="43295861" w14:textId="77777777" w:rsidR="00DE7CC0" w:rsidRPr="009B247F" w:rsidRDefault="00DE7CC0" w:rsidP="00DE7CC0">
      <w:pPr>
        <w:pStyle w:val="Heading4"/>
        <w:jc w:val="left"/>
        <w:rPr>
          <w:rFonts w:ascii="Times New Roman" w:hAnsi="Times New Roman" w:cs="Times New Roman"/>
          <w:lang w:val="es-ES"/>
        </w:rPr>
      </w:pPr>
      <w:bookmarkStart w:id="296" w:name="_Toc482441537"/>
      <w:r w:rsidRPr="009B247F">
        <w:rPr>
          <w:rFonts w:ascii="Times New Roman" w:hAnsi="Times New Roman" w:cs="Times New Roman"/>
          <w:lang w:val="es-ES"/>
        </w:rPr>
        <w:t>2.3.2 Hàm đăng ký tài khoản:</w:t>
      </w:r>
      <w:bookmarkEnd w:id="296"/>
    </w:p>
    <w:p w14:paraId="243068DE" w14:textId="3981E975" w:rsidR="00DE7CC0" w:rsidRPr="009B247F" w:rsidRDefault="00DE7CC0" w:rsidP="00DE7CC0">
      <w:pPr>
        <w:ind w:firstLine="426"/>
        <w:rPr>
          <w:b/>
          <w:sz w:val="26"/>
          <w:szCs w:val="26"/>
          <w:lang w:val="es-ES"/>
        </w:rPr>
      </w:pPr>
      <w:r w:rsidRPr="009B247F">
        <w:rPr>
          <w:b/>
          <w:sz w:val="26"/>
          <w:szCs w:val="26"/>
          <w:lang w:val="es-ES"/>
        </w:rPr>
        <w:t>2.3.2.1 Mô tả</w:t>
      </w:r>
    </w:p>
    <w:p w14:paraId="47E61248" w14:textId="5CCDBA95" w:rsidR="003C78EB" w:rsidRPr="009B247F" w:rsidRDefault="003C78EB" w:rsidP="003C78EB">
      <w:pPr>
        <w:pStyle w:val="Caption"/>
        <w:rPr>
          <w:rFonts w:ascii="Times New Roman" w:hAnsi="Times New Roman" w:cs="Times New Roman"/>
          <w:sz w:val="26"/>
          <w:szCs w:val="26"/>
          <w:lang w:val="es-ES"/>
        </w:rPr>
      </w:pPr>
      <w:bookmarkStart w:id="297" w:name="_Toc482441655"/>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12</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Mô tả hàm đăng ký tài khoản</w:t>
      </w:r>
      <w:bookmarkEnd w:id="297"/>
    </w:p>
    <w:tbl>
      <w:tblPr>
        <w:tblStyle w:val="TableGrid"/>
        <w:tblW w:w="8359" w:type="dxa"/>
        <w:tblLook w:val="04A0" w:firstRow="1" w:lastRow="0" w:firstColumn="1" w:lastColumn="0" w:noHBand="0" w:noVBand="1"/>
      </w:tblPr>
      <w:tblGrid>
        <w:gridCol w:w="2122"/>
        <w:gridCol w:w="6237"/>
      </w:tblGrid>
      <w:tr w:rsidR="00DE7CC0" w:rsidRPr="008417F0" w14:paraId="309161CB" w14:textId="77777777" w:rsidTr="00847CB8">
        <w:tc>
          <w:tcPr>
            <w:tcW w:w="2122" w:type="dxa"/>
          </w:tcPr>
          <w:p w14:paraId="7033C824" w14:textId="77777777" w:rsidR="00DE7CC0" w:rsidRPr="009B247F" w:rsidRDefault="00DE7CC0" w:rsidP="00DE7CC0">
            <w:pPr>
              <w:rPr>
                <w:b/>
                <w:sz w:val="26"/>
                <w:szCs w:val="26"/>
                <w:lang w:val="es-ES"/>
              </w:rPr>
            </w:pPr>
            <w:r w:rsidRPr="009B247F">
              <w:rPr>
                <w:sz w:val="26"/>
                <w:szCs w:val="26"/>
              </w:rPr>
              <w:t>Request URL</w:t>
            </w:r>
          </w:p>
        </w:tc>
        <w:tc>
          <w:tcPr>
            <w:tcW w:w="6237" w:type="dxa"/>
          </w:tcPr>
          <w:p w14:paraId="0D91EF76" w14:textId="77777777" w:rsidR="00DE7CC0" w:rsidRPr="009B247F" w:rsidRDefault="00DE7CC0" w:rsidP="00DE7CC0">
            <w:pPr>
              <w:pStyle w:val="HTMLPreformatted"/>
              <w:shd w:val="clear" w:color="auto" w:fill="FFFFFF"/>
              <w:rPr>
                <w:rFonts w:ascii="Times New Roman" w:hAnsi="Times New Roman" w:cs="Times New Roman"/>
                <w:i/>
                <w:sz w:val="26"/>
                <w:szCs w:val="26"/>
              </w:rPr>
            </w:pPr>
            <w:r w:rsidRPr="009B247F">
              <w:rPr>
                <w:rFonts w:ascii="Times New Roman" w:hAnsi="Times New Roman" w:cs="Times New Roman"/>
                <w:bCs/>
                <w:i/>
                <w:sz w:val="26"/>
                <w:szCs w:val="26"/>
              </w:rPr>
              <w:t>http://</w:t>
            </w:r>
            <w:r w:rsidR="00BE1ED1" w:rsidRPr="009B247F">
              <w:rPr>
                <w:rFonts w:ascii="Times New Roman" w:hAnsi="Times New Roman" w:cs="Times New Roman"/>
                <w:bCs/>
                <w:i/>
                <w:sz w:val="26"/>
                <w:szCs w:val="26"/>
                <w:lang w:val="es-ES"/>
              </w:rPr>
              <w:t>server</w:t>
            </w:r>
            <w:r w:rsidRPr="009B247F">
              <w:rPr>
                <w:rFonts w:ascii="Times New Roman" w:hAnsi="Times New Roman" w:cs="Times New Roman"/>
                <w:bCs/>
                <w:i/>
                <w:sz w:val="26"/>
                <w:szCs w:val="26"/>
              </w:rPr>
              <w:t>/goithau/android/login.php</w:t>
            </w:r>
          </w:p>
          <w:p w14:paraId="329C4860" w14:textId="77777777" w:rsidR="00DE7CC0" w:rsidRPr="009B247F" w:rsidRDefault="00DE7CC0" w:rsidP="00DE7CC0">
            <w:pPr>
              <w:rPr>
                <w:i/>
                <w:sz w:val="26"/>
                <w:szCs w:val="26"/>
                <w:lang w:val="vi-VN"/>
              </w:rPr>
            </w:pPr>
          </w:p>
        </w:tc>
      </w:tr>
      <w:tr w:rsidR="00DE7CC0" w:rsidRPr="009B247F" w14:paraId="75E7F343" w14:textId="77777777" w:rsidTr="00847CB8">
        <w:tc>
          <w:tcPr>
            <w:tcW w:w="2122" w:type="dxa"/>
          </w:tcPr>
          <w:p w14:paraId="54617732" w14:textId="77777777" w:rsidR="00DE7CC0" w:rsidRPr="009B247F" w:rsidRDefault="00DE7CC0" w:rsidP="00DE7CC0">
            <w:pPr>
              <w:rPr>
                <w:b/>
                <w:sz w:val="26"/>
                <w:szCs w:val="26"/>
                <w:lang w:val="es-ES"/>
              </w:rPr>
            </w:pPr>
            <w:r w:rsidRPr="009B247F">
              <w:rPr>
                <w:sz w:val="26"/>
                <w:szCs w:val="26"/>
              </w:rPr>
              <w:t>Request Method</w:t>
            </w:r>
          </w:p>
        </w:tc>
        <w:tc>
          <w:tcPr>
            <w:tcW w:w="6237" w:type="dxa"/>
          </w:tcPr>
          <w:p w14:paraId="3A2699D2" w14:textId="77777777" w:rsidR="00DE7CC0" w:rsidRPr="009B247F" w:rsidRDefault="00DE7CC0" w:rsidP="00DE7CC0">
            <w:pPr>
              <w:rPr>
                <w:sz w:val="26"/>
                <w:szCs w:val="26"/>
                <w:lang w:val="es-ES"/>
              </w:rPr>
            </w:pPr>
            <w:r w:rsidRPr="009B247F">
              <w:rPr>
                <w:sz w:val="26"/>
                <w:szCs w:val="26"/>
                <w:lang w:val="es-ES"/>
              </w:rPr>
              <w:t>GET</w:t>
            </w:r>
          </w:p>
        </w:tc>
      </w:tr>
      <w:tr w:rsidR="00DE7CC0" w:rsidRPr="009B247F" w14:paraId="72C44817" w14:textId="77777777" w:rsidTr="00847CB8">
        <w:tc>
          <w:tcPr>
            <w:tcW w:w="2122" w:type="dxa"/>
          </w:tcPr>
          <w:p w14:paraId="5E6C59B5" w14:textId="77777777" w:rsidR="00DE7CC0" w:rsidRPr="009B247F" w:rsidRDefault="00DE7CC0" w:rsidP="00DE7CC0">
            <w:pPr>
              <w:rPr>
                <w:b/>
                <w:sz w:val="26"/>
                <w:szCs w:val="26"/>
                <w:lang w:val="es-ES"/>
              </w:rPr>
            </w:pPr>
            <w:r w:rsidRPr="009B247F">
              <w:rPr>
                <w:sz w:val="26"/>
                <w:szCs w:val="26"/>
              </w:rPr>
              <w:t>Request Header</w:t>
            </w:r>
          </w:p>
        </w:tc>
        <w:tc>
          <w:tcPr>
            <w:tcW w:w="6237" w:type="dxa"/>
          </w:tcPr>
          <w:p w14:paraId="7DBA6511" w14:textId="77777777" w:rsidR="00DE7CC0" w:rsidRPr="009B247F" w:rsidRDefault="00DE7CC0" w:rsidP="00DE7CC0">
            <w:pPr>
              <w:rPr>
                <w:b/>
                <w:sz w:val="26"/>
                <w:szCs w:val="26"/>
                <w:lang w:val="es-ES"/>
              </w:rPr>
            </w:pPr>
            <w:r w:rsidRPr="009B247F">
              <w:rPr>
                <w:sz w:val="26"/>
                <w:szCs w:val="26"/>
              </w:rPr>
              <w:t>Content-Type: application/json</w:t>
            </w:r>
          </w:p>
        </w:tc>
      </w:tr>
      <w:tr w:rsidR="00DE7CC0" w:rsidRPr="009B247F" w14:paraId="3A77076E" w14:textId="77777777" w:rsidTr="00847CB8">
        <w:tc>
          <w:tcPr>
            <w:tcW w:w="2122" w:type="dxa"/>
          </w:tcPr>
          <w:p w14:paraId="6F0E9190" w14:textId="77777777" w:rsidR="00DE7CC0" w:rsidRPr="009B247F" w:rsidRDefault="00DE7CC0" w:rsidP="00DE7CC0">
            <w:pPr>
              <w:rPr>
                <w:b/>
                <w:sz w:val="26"/>
                <w:szCs w:val="26"/>
                <w:lang w:val="es-ES"/>
              </w:rPr>
            </w:pPr>
            <w:r w:rsidRPr="009B247F">
              <w:rPr>
                <w:sz w:val="26"/>
                <w:szCs w:val="26"/>
              </w:rPr>
              <w:t>Form data</w:t>
            </w:r>
          </w:p>
        </w:tc>
        <w:tc>
          <w:tcPr>
            <w:tcW w:w="6237" w:type="dxa"/>
          </w:tcPr>
          <w:p w14:paraId="098FBEFC" w14:textId="77777777" w:rsidR="00D740EC" w:rsidRPr="009B247F" w:rsidRDefault="00D740EC" w:rsidP="00D740EC">
            <w:pPr>
              <w:rPr>
                <w:sz w:val="26"/>
                <w:szCs w:val="26"/>
                <w:lang w:val="es-ES"/>
              </w:rPr>
            </w:pPr>
            <w:r>
              <w:rPr>
                <w:sz w:val="26"/>
                <w:szCs w:val="26"/>
                <w:lang w:val="es-ES"/>
              </w:rPr>
              <w:t>Đối tượng gửi đi</w:t>
            </w:r>
            <w:r w:rsidRPr="009B247F">
              <w:rPr>
                <w:sz w:val="26"/>
                <w:szCs w:val="26"/>
                <w:lang w:val="es-ES"/>
              </w:rPr>
              <w:t xml:space="preserve"> bao gồm </w:t>
            </w:r>
          </w:p>
          <w:p w14:paraId="3B19B738" w14:textId="77777777" w:rsidR="00DE7CC0" w:rsidRPr="009B247F" w:rsidRDefault="00DE7CC0" w:rsidP="00DE7CC0">
            <w:pPr>
              <w:rPr>
                <w:sz w:val="26"/>
                <w:szCs w:val="26"/>
                <w:lang w:val="es-ES"/>
              </w:rPr>
            </w:pPr>
            <w:r w:rsidRPr="009B247F">
              <w:rPr>
                <w:sz w:val="26"/>
                <w:szCs w:val="26"/>
                <w:lang w:val="es-ES"/>
              </w:rPr>
              <w:t xml:space="preserve">  { </w:t>
            </w:r>
          </w:p>
          <w:p w14:paraId="6496A9D2" w14:textId="6CACBFAF" w:rsidR="00DE7CC0" w:rsidRPr="009B247F" w:rsidRDefault="009C2C9A" w:rsidP="00DE7CC0">
            <w:pPr>
              <w:rPr>
                <w:sz w:val="26"/>
                <w:szCs w:val="26"/>
                <w:lang w:val="es-ES"/>
              </w:rPr>
            </w:pPr>
            <w:r w:rsidRPr="009B247F">
              <w:rPr>
                <w:sz w:val="26"/>
                <w:szCs w:val="26"/>
                <w:lang w:val="es-ES"/>
              </w:rPr>
              <w:t xml:space="preserve">      “email”: {email</w:t>
            </w:r>
            <w:r w:rsidR="00DE7CC0" w:rsidRPr="009B247F">
              <w:rPr>
                <w:sz w:val="26"/>
                <w:szCs w:val="26"/>
                <w:lang w:val="es-ES"/>
              </w:rPr>
              <w:t>},</w:t>
            </w:r>
          </w:p>
          <w:p w14:paraId="02FDCC43" w14:textId="3232F76E" w:rsidR="00DE7CC0" w:rsidRPr="009B247F" w:rsidRDefault="009C2C9A" w:rsidP="00DE7CC0">
            <w:pPr>
              <w:rPr>
                <w:sz w:val="26"/>
                <w:szCs w:val="26"/>
                <w:lang w:val="es-ES"/>
              </w:rPr>
            </w:pPr>
            <w:r w:rsidRPr="009B247F">
              <w:rPr>
                <w:sz w:val="26"/>
                <w:szCs w:val="26"/>
                <w:lang w:val="es-ES"/>
              </w:rPr>
              <w:t xml:space="preserve">      “name”: {name</w:t>
            </w:r>
            <w:r w:rsidR="00DE7CC0" w:rsidRPr="009B247F">
              <w:rPr>
                <w:sz w:val="26"/>
                <w:szCs w:val="26"/>
                <w:lang w:val="es-ES"/>
              </w:rPr>
              <w:t>},</w:t>
            </w:r>
          </w:p>
          <w:p w14:paraId="5D91DA30" w14:textId="49BA72D8" w:rsidR="00DE7CC0" w:rsidRPr="009B247F" w:rsidRDefault="009C2C9A" w:rsidP="00DE7CC0">
            <w:pPr>
              <w:rPr>
                <w:sz w:val="26"/>
                <w:szCs w:val="26"/>
                <w:lang w:val="es-ES"/>
              </w:rPr>
            </w:pPr>
            <w:r w:rsidRPr="009B247F">
              <w:rPr>
                <w:sz w:val="26"/>
                <w:szCs w:val="26"/>
                <w:lang w:val="es-ES"/>
              </w:rPr>
              <w:t xml:space="preserve">      “password”: {password</w:t>
            </w:r>
            <w:r w:rsidR="00DE7CC0" w:rsidRPr="009B247F">
              <w:rPr>
                <w:sz w:val="26"/>
                <w:szCs w:val="26"/>
                <w:lang w:val="es-ES"/>
              </w:rPr>
              <w:t xml:space="preserve">} </w:t>
            </w:r>
          </w:p>
          <w:p w14:paraId="3F6C57F4" w14:textId="77777777" w:rsidR="00DE7CC0" w:rsidRPr="009B247F" w:rsidRDefault="00DE7CC0" w:rsidP="00DE7CC0">
            <w:pPr>
              <w:rPr>
                <w:b/>
                <w:sz w:val="26"/>
                <w:szCs w:val="26"/>
                <w:lang w:val="es-ES"/>
              </w:rPr>
            </w:pPr>
            <w:r w:rsidRPr="009B247F">
              <w:rPr>
                <w:sz w:val="26"/>
                <w:szCs w:val="26"/>
                <w:lang w:val="es-ES"/>
              </w:rPr>
              <w:t xml:space="preserve">   }</w:t>
            </w:r>
          </w:p>
        </w:tc>
      </w:tr>
    </w:tbl>
    <w:p w14:paraId="14895AC9" w14:textId="77777777" w:rsidR="00C759AC" w:rsidRPr="009B247F" w:rsidRDefault="00C759AC" w:rsidP="00DE7CC0">
      <w:pPr>
        <w:ind w:firstLine="426"/>
        <w:rPr>
          <w:b/>
          <w:sz w:val="26"/>
          <w:szCs w:val="26"/>
          <w:lang w:val="es-ES"/>
        </w:rPr>
      </w:pPr>
    </w:p>
    <w:p w14:paraId="0364CDFF" w14:textId="2EE46A83" w:rsidR="00DE7CC0" w:rsidRPr="009B247F" w:rsidRDefault="00DE7CC0" w:rsidP="00DE7CC0">
      <w:pPr>
        <w:ind w:firstLine="426"/>
        <w:rPr>
          <w:b/>
          <w:sz w:val="26"/>
          <w:szCs w:val="26"/>
          <w:lang w:val="es-ES"/>
        </w:rPr>
      </w:pPr>
      <w:r w:rsidRPr="009B247F">
        <w:rPr>
          <w:b/>
          <w:sz w:val="26"/>
          <w:szCs w:val="26"/>
          <w:lang w:val="es-ES"/>
        </w:rPr>
        <w:t>2.3.1.2 Thông điệp yêu cầu</w:t>
      </w:r>
    </w:p>
    <w:p w14:paraId="0BD6F8DD" w14:textId="74E0D07E" w:rsidR="00C759AC" w:rsidRPr="009B247F" w:rsidRDefault="00C759AC" w:rsidP="00C759AC">
      <w:pPr>
        <w:pStyle w:val="Caption"/>
        <w:rPr>
          <w:rFonts w:ascii="Times New Roman" w:hAnsi="Times New Roman" w:cs="Times New Roman"/>
          <w:sz w:val="26"/>
          <w:szCs w:val="26"/>
          <w:lang w:val="es-ES"/>
        </w:rPr>
      </w:pPr>
      <w:bookmarkStart w:id="298" w:name="_Toc482441656"/>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13</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Thông điệp yêu cầu hàm đăng ký tài khoản</w:t>
      </w:r>
      <w:bookmarkEnd w:id="298"/>
    </w:p>
    <w:tbl>
      <w:tblPr>
        <w:tblStyle w:val="TableGrid"/>
        <w:tblW w:w="0" w:type="auto"/>
        <w:tblLook w:val="04A0" w:firstRow="1" w:lastRow="0" w:firstColumn="1" w:lastColumn="0" w:noHBand="0" w:noVBand="1"/>
      </w:tblPr>
      <w:tblGrid>
        <w:gridCol w:w="2194"/>
        <w:gridCol w:w="2054"/>
        <w:gridCol w:w="1844"/>
        <w:gridCol w:w="2195"/>
      </w:tblGrid>
      <w:tr w:rsidR="00DE7CC0" w:rsidRPr="009B247F" w14:paraId="72E90545" w14:textId="77777777" w:rsidTr="00847CB8">
        <w:tc>
          <w:tcPr>
            <w:tcW w:w="2194" w:type="dxa"/>
          </w:tcPr>
          <w:p w14:paraId="4D3F6A9B" w14:textId="77777777" w:rsidR="00DE7CC0" w:rsidRPr="009B247F" w:rsidRDefault="00DE7CC0" w:rsidP="00DE7CC0">
            <w:pPr>
              <w:rPr>
                <w:b/>
                <w:sz w:val="26"/>
                <w:szCs w:val="26"/>
                <w:lang w:val="es-ES"/>
              </w:rPr>
            </w:pPr>
            <w:r w:rsidRPr="009B247F">
              <w:rPr>
                <w:b/>
                <w:sz w:val="26"/>
                <w:szCs w:val="26"/>
              </w:rPr>
              <w:t>Dữ liệu đầu vào</w:t>
            </w:r>
          </w:p>
        </w:tc>
        <w:tc>
          <w:tcPr>
            <w:tcW w:w="2054" w:type="dxa"/>
          </w:tcPr>
          <w:p w14:paraId="14E99447" w14:textId="77777777" w:rsidR="00DE7CC0" w:rsidRPr="009B247F" w:rsidRDefault="00DE7CC0" w:rsidP="00DE7CC0">
            <w:pPr>
              <w:rPr>
                <w:b/>
                <w:sz w:val="26"/>
                <w:szCs w:val="26"/>
                <w:lang w:val="es-ES"/>
              </w:rPr>
            </w:pPr>
            <w:r w:rsidRPr="009B247F">
              <w:rPr>
                <w:b/>
                <w:sz w:val="26"/>
                <w:szCs w:val="26"/>
              </w:rPr>
              <w:t>Tên Field</w:t>
            </w:r>
          </w:p>
        </w:tc>
        <w:tc>
          <w:tcPr>
            <w:tcW w:w="1844" w:type="dxa"/>
          </w:tcPr>
          <w:p w14:paraId="5FEA24B5" w14:textId="77777777" w:rsidR="00DE7CC0" w:rsidRPr="009B247F" w:rsidRDefault="00DE7CC0" w:rsidP="00DE7CC0">
            <w:pPr>
              <w:rPr>
                <w:b/>
                <w:sz w:val="26"/>
                <w:szCs w:val="26"/>
                <w:lang w:val="es-ES"/>
              </w:rPr>
            </w:pPr>
            <w:r w:rsidRPr="009B247F">
              <w:rPr>
                <w:b/>
                <w:sz w:val="26"/>
                <w:szCs w:val="26"/>
              </w:rPr>
              <w:t>Kiểu dữ liệu</w:t>
            </w:r>
          </w:p>
        </w:tc>
        <w:tc>
          <w:tcPr>
            <w:tcW w:w="2195" w:type="dxa"/>
          </w:tcPr>
          <w:p w14:paraId="348F2772" w14:textId="77777777" w:rsidR="00DE7CC0" w:rsidRPr="009B247F" w:rsidRDefault="00DE7CC0" w:rsidP="00DE7CC0">
            <w:pPr>
              <w:rPr>
                <w:b/>
                <w:sz w:val="26"/>
                <w:szCs w:val="26"/>
                <w:lang w:val="es-ES"/>
              </w:rPr>
            </w:pPr>
            <w:r w:rsidRPr="009B247F">
              <w:rPr>
                <w:b/>
                <w:sz w:val="26"/>
                <w:szCs w:val="26"/>
              </w:rPr>
              <w:t>Ghi chú</w:t>
            </w:r>
          </w:p>
        </w:tc>
      </w:tr>
      <w:tr w:rsidR="00DE7CC0" w:rsidRPr="008417F0" w14:paraId="0CA4DBAD" w14:textId="77777777" w:rsidTr="00847CB8">
        <w:tc>
          <w:tcPr>
            <w:tcW w:w="2194" w:type="dxa"/>
          </w:tcPr>
          <w:p w14:paraId="707C257E" w14:textId="77777777" w:rsidR="00DE7CC0" w:rsidRPr="009B247F" w:rsidRDefault="00DE7CC0" w:rsidP="00DE7CC0">
            <w:pPr>
              <w:rPr>
                <w:sz w:val="26"/>
                <w:szCs w:val="26"/>
                <w:lang w:val="es-ES"/>
              </w:rPr>
            </w:pPr>
            <w:r w:rsidRPr="009B247F">
              <w:rPr>
                <w:sz w:val="26"/>
                <w:szCs w:val="26"/>
                <w:lang w:val="es-ES"/>
              </w:rPr>
              <w:t>Enail</w:t>
            </w:r>
          </w:p>
        </w:tc>
        <w:tc>
          <w:tcPr>
            <w:tcW w:w="2054" w:type="dxa"/>
          </w:tcPr>
          <w:p w14:paraId="65B755AC" w14:textId="77777777" w:rsidR="00DE7CC0" w:rsidRPr="009B247F" w:rsidRDefault="00DE7CC0" w:rsidP="00DE7CC0">
            <w:pPr>
              <w:rPr>
                <w:sz w:val="26"/>
                <w:szCs w:val="26"/>
                <w:lang w:val="es-ES"/>
              </w:rPr>
            </w:pPr>
            <w:r w:rsidRPr="009B247F">
              <w:rPr>
                <w:sz w:val="26"/>
                <w:szCs w:val="26"/>
                <w:lang w:val="es-ES"/>
              </w:rPr>
              <w:t>Email</w:t>
            </w:r>
          </w:p>
        </w:tc>
        <w:tc>
          <w:tcPr>
            <w:tcW w:w="1844" w:type="dxa"/>
          </w:tcPr>
          <w:p w14:paraId="455E8DE9" w14:textId="77777777" w:rsidR="00DE7CC0" w:rsidRPr="009B247F" w:rsidRDefault="00DE7CC0" w:rsidP="00DE7CC0">
            <w:pPr>
              <w:rPr>
                <w:sz w:val="26"/>
                <w:szCs w:val="26"/>
                <w:lang w:val="es-ES"/>
              </w:rPr>
            </w:pPr>
            <w:r w:rsidRPr="009B247F">
              <w:rPr>
                <w:sz w:val="26"/>
                <w:szCs w:val="26"/>
                <w:lang w:val="es-ES"/>
              </w:rPr>
              <w:t>Chuỗi ký tự</w:t>
            </w:r>
          </w:p>
        </w:tc>
        <w:tc>
          <w:tcPr>
            <w:tcW w:w="2195" w:type="dxa"/>
          </w:tcPr>
          <w:p w14:paraId="57770919" w14:textId="77777777" w:rsidR="00DE7CC0" w:rsidRPr="009B247F" w:rsidRDefault="00DE7CC0" w:rsidP="00DE7CC0">
            <w:pPr>
              <w:rPr>
                <w:sz w:val="26"/>
                <w:szCs w:val="26"/>
                <w:lang w:val="es-ES"/>
              </w:rPr>
            </w:pPr>
            <w:r w:rsidRPr="009B247F">
              <w:rPr>
                <w:sz w:val="26"/>
                <w:szCs w:val="26"/>
                <w:lang w:val="es-ES"/>
              </w:rPr>
              <w:t>Email của người dùng nhập vào</w:t>
            </w:r>
          </w:p>
        </w:tc>
      </w:tr>
      <w:tr w:rsidR="00DE7CC0" w:rsidRPr="008417F0" w14:paraId="6B62E15E" w14:textId="77777777" w:rsidTr="00847CB8">
        <w:tc>
          <w:tcPr>
            <w:tcW w:w="2194" w:type="dxa"/>
          </w:tcPr>
          <w:p w14:paraId="2B8C3C4A" w14:textId="77777777" w:rsidR="00DE7CC0" w:rsidRPr="009B247F" w:rsidRDefault="00DE7CC0" w:rsidP="00DE7CC0">
            <w:pPr>
              <w:rPr>
                <w:sz w:val="26"/>
                <w:szCs w:val="26"/>
                <w:lang w:val="es-ES"/>
              </w:rPr>
            </w:pPr>
            <w:r w:rsidRPr="009B247F">
              <w:rPr>
                <w:sz w:val="26"/>
                <w:szCs w:val="26"/>
                <w:lang w:val="es-ES"/>
              </w:rPr>
              <w:t>Mật khẩu</w:t>
            </w:r>
          </w:p>
        </w:tc>
        <w:tc>
          <w:tcPr>
            <w:tcW w:w="2054" w:type="dxa"/>
          </w:tcPr>
          <w:p w14:paraId="3DF19E74" w14:textId="77777777" w:rsidR="00DE7CC0" w:rsidRPr="009B247F" w:rsidRDefault="00DE7CC0" w:rsidP="00DE7CC0">
            <w:pPr>
              <w:rPr>
                <w:sz w:val="26"/>
                <w:szCs w:val="26"/>
                <w:lang w:val="es-ES"/>
              </w:rPr>
            </w:pPr>
            <w:r w:rsidRPr="009B247F">
              <w:rPr>
                <w:sz w:val="26"/>
                <w:szCs w:val="26"/>
                <w:lang w:val="es-ES"/>
              </w:rPr>
              <w:t>Password</w:t>
            </w:r>
          </w:p>
        </w:tc>
        <w:tc>
          <w:tcPr>
            <w:tcW w:w="1844" w:type="dxa"/>
          </w:tcPr>
          <w:p w14:paraId="79588B20" w14:textId="77777777" w:rsidR="00DE7CC0" w:rsidRPr="009B247F" w:rsidRDefault="00DE7CC0" w:rsidP="00DE7CC0">
            <w:pPr>
              <w:rPr>
                <w:sz w:val="26"/>
                <w:szCs w:val="26"/>
                <w:lang w:val="es-ES"/>
              </w:rPr>
            </w:pPr>
            <w:r w:rsidRPr="009B247F">
              <w:rPr>
                <w:sz w:val="26"/>
                <w:szCs w:val="26"/>
                <w:lang w:val="es-ES"/>
              </w:rPr>
              <w:t>Chuỗi ký tự</w:t>
            </w:r>
          </w:p>
        </w:tc>
        <w:tc>
          <w:tcPr>
            <w:tcW w:w="2195" w:type="dxa"/>
          </w:tcPr>
          <w:p w14:paraId="54DE334D" w14:textId="77777777" w:rsidR="00DE7CC0" w:rsidRPr="009B247F" w:rsidRDefault="00DE7CC0" w:rsidP="00DE7CC0">
            <w:pPr>
              <w:rPr>
                <w:sz w:val="26"/>
                <w:szCs w:val="26"/>
                <w:lang w:val="es-ES"/>
              </w:rPr>
            </w:pPr>
            <w:r w:rsidRPr="009B247F">
              <w:rPr>
                <w:sz w:val="26"/>
                <w:szCs w:val="26"/>
                <w:lang w:val="es-ES"/>
              </w:rPr>
              <w:t>Mật khẩu người dùng nhập vào</w:t>
            </w:r>
          </w:p>
        </w:tc>
      </w:tr>
      <w:tr w:rsidR="00DE7CC0" w:rsidRPr="008417F0" w14:paraId="336B295B" w14:textId="77777777" w:rsidTr="00847CB8">
        <w:tc>
          <w:tcPr>
            <w:tcW w:w="2194" w:type="dxa"/>
          </w:tcPr>
          <w:p w14:paraId="4B6CCF87" w14:textId="77777777" w:rsidR="00DE7CC0" w:rsidRPr="009B247F" w:rsidRDefault="00DE7CC0" w:rsidP="00DE7CC0">
            <w:pPr>
              <w:rPr>
                <w:sz w:val="26"/>
                <w:szCs w:val="26"/>
                <w:lang w:val="es-ES"/>
              </w:rPr>
            </w:pPr>
            <w:r w:rsidRPr="009B247F">
              <w:rPr>
                <w:sz w:val="26"/>
                <w:szCs w:val="26"/>
                <w:lang w:val="es-ES"/>
              </w:rPr>
              <w:t>Tên người dùng</w:t>
            </w:r>
          </w:p>
        </w:tc>
        <w:tc>
          <w:tcPr>
            <w:tcW w:w="2054" w:type="dxa"/>
          </w:tcPr>
          <w:p w14:paraId="28625BF7" w14:textId="77777777" w:rsidR="00DE7CC0" w:rsidRPr="009B247F" w:rsidRDefault="00DE7CC0" w:rsidP="00DE7CC0">
            <w:pPr>
              <w:rPr>
                <w:sz w:val="26"/>
                <w:szCs w:val="26"/>
                <w:lang w:val="es-ES"/>
              </w:rPr>
            </w:pPr>
            <w:r w:rsidRPr="009B247F">
              <w:rPr>
                <w:sz w:val="26"/>
                <w:szCs w:val="26"/>
                <w:lang w:val="es-ES"/>
              </w:rPr>
              <w:t>name</w:t>
            </w:r>
          </w:p>
        </w:tc>
        <w:tc>
          <w:tcPr>
            <w:tcW w:w="1844" w:type="dxa"/>
          </w:tcPr>
          <w:p w14:paraId="606ED81D" w14:textId="77777777" w:rsidR="00DE7CC0" w:rsidRPr="009B247F" w:rsidRDefault="00DE7CC0" w:rsidP="00DE7CC0">
            <w:pPr>
              <w:rPr>
                <w:sz w:val="26"/>
                <w:szCs w:val="26"/>
                <w:lang w:val="es-ES"/>
              </w:rPr>
            </w:pPr>
            <w:r w:rsidRPr="009B247F">
              <w:rPr>
                <w:sz w:val="26"/>
                <w:szCs w:val="26"/>
                <w:lang w:val="es-ES"/>
              </w:rPr>
              <w:t>Chuỗi ký tự</w:t>
            </w:r>
          </w:p>
        </w:tc>
        <w:tc>
          <w:tcPr>
            <w:tcW w:w="2195" w:type="dxa"/>
          </w:tcPr>
          <w:p w14:paraId="1765B205" w14:textId="77777777" w:rsidR="00DE7CC0" w:rsidRPr="009B247F" w:rsidRDefault="00DE7CC0" w:rsidP="00DE7CC0">
            <w:pPr>
              <w:rPr>
                <w:sz w:val="26"/>
                <w:szCs w:val="26"/>
                <w:lang w:val="es-ES"/>
              </w:rPr>
            </w:pPr>
            <w:r w:rsidRPr="009B247F">
              <w:rPr>
                <w:sz w:val="26"/>
                <w:szCs w:val="26"/>
                <w:lang w:val="es-ES"/>
              </w:rPr>
              <w:t>Tên người dùng nhập vào</w:t>
            </w:r>
          </w:p>
        </w:tc>
      </w:tr>
    </w:tbl>
    <w:p w14:paraId="311E6319" w14:textId="77777777" w:rsidR="00DE7CC0" w:rsidRPr="009B247F" w:rsidRDefault="00DE7CC0" w:rsidP="00DE7CC0">
      <w:pPr>
        <w:ind w:firstLine="426"/>
        <w:rPr>
          <w:b/>
          <w:sz w:val="26"/>
          <w:szCs w:val="26"/>
          <w:lang w:val="es-ES"/>
        </w:rPr>
      </w:pPr>
      <w:r w:rsidRPr="009B247F">
        <w:rPr>
          <w:b/>
          <w:sz w:val="26"/>
          <w:szCs w:val="26"/>
          <w:lang w:val="es-ES"/>
        </w:rPr>
        <w:t>2.3.2.2 Thông điệp trả lời</w:t>
      </w:r>
    </w:p>
    <w:p w14:paraId="75CC8428" w14:textId="77777777" w:rsidR="00DE7CC0" w:rsidRPr="009B247F" w:rsidRDefault="00DE7CC0" w:rsidP="00DE7CC0">
      <w:pPr>
        <w:rPr>
          <w:sz w:val="26"/>
          <w:szCs w:val="26"/>
          <w:lang w:val="es-ES"/>
        </w:rPr>
      </w:pPr>
      <w:r w:rsidRPr="009B247F">
        <w:rPr>
          <w:sz w:val="26"/>
          <w:szCs w:val="26"/>
          <w:lang w:val="es-ES"/>
        </w:rPr>
        <w:t xml:space="preserve">- Header status: </w:t>
      </w:r>
    </w:p>
    <w:p w14:paraId="41F6D6B6" w14:textId="77777777" w:rsidR="00DE7CC0" w:rsidRPr="009B247F" w:rsidRDefault="00DE7CC0" w:rsidP="00DE7CC0">
      <w:pPr>
        <w:rPr>
          <w:sz w:val="26"/>
          <w:szCs w:val="26"/>
          <w:lang w:val="es-ES"/>
        </w:rPr>
      </w:pPr>
      <w:r w:rsidRPr="009B247F">
        <w:rPr>
          <w:sz w:val="26"/>
          <w:szCs w:val="26"/>
          <w:lang w:val="es-ES"/>
        </w:rPr>
        <w:t>- Header Content</w:t>
      </w:r>
    </w:p>
    <w:p w14:paraId="3597D86A" w14:textId="5312FE8D" w:rsidR="00DE7CC0" w:rsidRPr="009B247F" w:rsidRDefault="00DE7CC0" w:rsidP="00DE7CC0">
      <w:pPr>
        <w:rPr>
          <w:sz w:val="26"/>
          <w:szCs w:val="26"/>
          <w:lang w:val="es-ES"/>
        </w:rPr>
      </w:pPr>
      <w:r w:rsidRPr="009B247F">
        <w:rPr>
          <w:sz w:val="26"/>
          <w:szCs w:val="26"/>
          <w:lang w:val="es-ES"/>
        </w:rPr>
        <w:lastRenderedPageBreak/>
        <w:t>-Type:application/json;</w:t>
      </w:r>
      <w:r w:rsidR="009C2C9A" w:rsidRPr="009B247F">
        <w:rPr>
          <w:sz w:val="26"/>
          <w:szCs w:val="26"/>
          <w:lang w:val="es-ES"/>
        </w:rPr>
        <w:t xml:space="preserve"> </w:t>
      </w:r>
      <w:r w:rsidRPr="009B247F">
        <w:rPr>
          <w:sz w:val="26"/>
          <w:szCs w:val="26"/>
          <w:lang w:val="es-ES"/>
        </w:rPr>
        <w:t>charset=UTF-8</w:t>
      </w:r>
    </w:p>
    <w:p w14:paraId="1D561B40" w14:textId="77777777" w:rsidR="00DE7CC0" w:rsidRPr="009B247F" w:rsidRDefault="00DE7CC0" w:rsidP="00DE7CC0">
      <w:pPr>
        <w:rPr>
          <w:sz w:val="26"/>
          <w:szCs w:val="26"/>
          <w:lang w:val="es-ES"/>
        </w:rPr>
      </w:pPr>
      <w:r w:rsidRPr="009B247F">
        <w:rPr>
          <w:sz w:val="26"/>
          <w:szCs w:val="26"/>
          <w:lang w:val="es-ES"/>
        </w:rPr>
        <w:t xml:space="preserve"> - Json data </w:t>
      </w:r>
    </w:p>
    <w:p w14:paraId="0B601755" w14:textId="77777777" w:rsidR="00DE7CC0" w:rsidRPr="009B247F" w:rsidRDefault="00DE7CC0" w:rsidP="00DE7CC0">
      <w:pPr>
        <w:rPr>
          <w:sz w:val="26"/>
          <w:szCs w:val="26"/>
          <w:lang w:val="es-ES"/>
        </w:rPr>
      </w:pPr>
      <w:r w:rsidRPr="009B247F">
        <w:rPr>
          <w:sz w:val="26"/>
          <w:szCs w:val="26"/>
          <w:lang w:val="es-ES"/>
        </w:rPr>
        <w:t xml:space="preserve">Trong đó: </w:t>
      </w:r>
    </w:p>
    <w:p w14:paraId="006BCA63" w14:textId="77777777" w:rsidR="00DE7CC0" w:rsidRPr="009B247F" w:rsidRDefault="00DE7CC0" w:rsidP="00DE7CC0">
      <w:pPr>
        <w:rPr>
          <w:sz w:val="26"/>
          <w:szCs w:val="26"/>
          <w:lang w:val="es-ES"/>
        </w:rPr>
      </w:pPr>
      <w:r w:rsidRPr="009B247F">
        <w:rPr>
          <w:sz w:val="26"/>
          <w:szCs w:val="26"/>
          <w:lang w:val="es-ES"/>
        </w:rPr>
        <w:t>- Có hai khả năng đối với thông điệp trả lời: Trường hợp có lỗi trong quá trình xử lý hoặc trường hợp xử lý thành công.</w:t>
      </w:r>
    </w:p>
    <w:p w14:paraId="423FD569" w14:textId="77777777" w:rsidR="00DE7CC0" w:rsidRPr="009B247F" w:rsidRDefault="00DE7CC0" w:rsidP="00DE7CC0">
      <w:pPr>
        <w:rPr>
          <w:sz w:val="26"/>
          <w:szCs w:val="26"/>
          <w:lang w:val="es-ES"/>
        </w:rPr>
      </w:pPr>
      <w:r w:rsidRPr="009B247F">
        <w:rPr>
          <w:sz w:val="26"/>
          <w:szCs w:val="26"/>
          <w:lang w:val="es-ES"/>
        </w:rPr>
        <w:t xml:space="preserve"> - Trường hợp lỗi: Sẽ hiển thị thông báo yêu cầu người dùng nhập chính xác email chưa đăng ký.</w:t>
      </w:r>
    </w:p>
    <w:p w14:paraId="54EFC6CB" w14:textId="584F44AA" w:rsidR="00C759AC" w:rsidRPr="009B247F" w:rsidRDefault="00C759AC" w:rsidP="00C759AC">
      <w:pPr>
        <w:pStyle w:val="Caption"/>
        <w:rPr>
          <w:rFonts w:ascii="Times New Roman" w:hAnsi="Times New Roman" w:cs="Times New Roman"/>
          <w:sz w:val="26"/>
          <w:szCs w:val="26"/>
          <w:lang w:val="es-ES"/>
        </w:rPr>
      </w:pPr>
      <w:bookmarkStart w:id="299" w:name="_Toc482441657"/>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14</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xml:space="preserve">: </w:t>
      </w:r>
      <w:r w:rsidR="00DE7CC0" w:rsidRPr="009B247F">
        <w:rPr>
          <w:rFonts w:ascii="Times New Roman" w:hAnsi="Times New Roman" w:cs="Times New Roman"/>
          <w:sz w:val="26"/>
          <w:szCs w:val="26"/>
          <w:lang w:val="es-ES"/>
        </w:rPr>
        <w:t xml:space="preserve">Trường hợp </w:t>
      </w:r>
      <w:r w:rsidRPr="009B247F">
        <w:rPr>
          <w:rFonts w:ascii="Times New Roman" w:hAnsi="Times New Roman" w:cs="Times New Roman"/>
          <w:sz w:val="26"/>
          <w:szCs w:val="26"/>
          <w:lang w:val="es-ES"/>
        </w:rPr>
        <w:t xml:space="preserve">đăng ký </w:t>
      </w:r>
      <w:r w:rsidR="00DE7CC0" w:rsidRPr="009B247F">
        <w:rPr>
          <w:rFonts w:ascii="Times New Roman" w:hAnsi="Times New Roman" w:cs="Times New Roman"/>
          <w:sz w:val="26"/>
          <w:szCs w:val="26"/>
          <w:lang w:val="es-ES"/>
        </w:rPr>
        <w:t>thành công hệ thống trả về</w:t>
      </w:r>
      <w:bookmarkEnd w:id="299"/>
    </w:p>
    <w:tbl>
      <w:tblPr>
        <w:tblStyle w:val="TableGrid"/>
        <w:tblW w:w="0" w:type="auto"/>
        <w:tblLook w:val="04A0" w:firstRow="1" w:lastRow="0" w:firstColumn="1" w:lastColumn="0" w:noHBand="0" w:noVBand="1"/>
      </w:tblPr>
      <w:tblGrid>
        <w:gridCol w:w="1838"/>
        <w:gridCol w:w="6379"/>
      </w:tblGrid>
      <w:tr w:rsidR="00DE7CC0" w:rsidRPr="009B247F" w14:paraId="783BEFBC" w14:textId="77777777" w:rsidTr="00847CB8">
        <w:tc>
          <w:tcPr>
            <w:tcW w:w="1838" w:type="dxa"/>
          </w:tcPr>
          <w:p w14:paraId="44484535" w14:textId="77777777" w:rsidR="00DE7CC0" w:rsidRPr="009B247F" w:rsidRDefault="00DE7CC0" w:rsidP="00DE7CC0">
            <w:pPr>
              <w:rPr>
                <w:b/>
                <w:sz w:val="26"/>
                <w:szCs w:val="26"/>
                <w:lang w:val="es-ES"/>
              </w:rPr>
            </w:pPr>
            <w:r w:rsidRPr="009B247F">
              <w:rPr>
                <w:b/>
                <w:sz w:val="26"/>
                <w:szCs w:val="26"/>
                <w:lang w:val="es-ES"/>
              </w:rPr>
              <w:t>Trường</w:t>
            </w:r>
          </w:p>
        </w:tc>
        <w:tc>
          <w:tcPr>
            <w:tcW w:w="6379" w:type="dxa"/>
          </w:tcPr>
          <w:p w14:paraId="2393CD69" w14:textId="77777777" w:rsidR="00DE7CC0" w:rsidRPr="009B247F" w:rsidRDefault="00DE7CC0" w:rsidP="00DE7CC0">
            <w:pPr>
              <w:rPr>
                <w:b/>
                <w:sz w:val="26"/>
                <w:szCs w:val="26"/>
                <w:lang w:val="es-ES"/>
              </w:rPr>
            </w:pPr>
            <w:r w:rsidRPr="009B247F">
              <w:rPr>
                <w:b/>
                <w:sz w:val="26"/>
                <w:szCs w:val="26"/>
                <w:lang w:val="es-ES"/>
              </w:rPr>
              <w:t>Kết quả</w:t>
            </w:r>
          </w:p>
        </w:tc>
      </w:tr>
      <w:tr w:rsidR="00DE7CC0" w:rsidRPr="009B247F" w14:paraId="6576A1D6" w14:textId="77777777" w:rsidTr="00847CB8">
        <w:tc>
          <w:tcPr>
            <w:tcW w:w="1838" w:type="dxa"/>
          </w:tcPr>
          <w:p w14:paraId="2E690126" w14:textId="77777777" w:rsidR="00DE7CC0" w:rsidRPr="009B247F" w:rsidRDefault="00DE7CC0" w:rsidP="00DE7CC0">
            <w:pPr>
              <w:rPr>
                <w:b/>
                <w:sz w:val="26"/>
                <w:szCs w:val="26"/>
                <w:lang w:val="es-ES"/>
              </w:rPr>
            </w:pPr>
            <w:r w:rsidRPr="009B247F">
              <w:rPr>
                <w:sz w:val="26"/>
                <w:szCs w:val="26"/>
              </w:rPr>
              <w:t>Header status</w:t>
            </w:r>
          </w:p>
        </w:tc>
        <w:tc>
          <w:tcPr>
            <w:tcW w:w="6379" w:type="dxa"/>
          </w:tcPr>
          <w:p w14:paraId="0D5DE068" w14:textId="77777777" w:rsidR="00DE7CC0" w:rsidRPr="009B247F" w:rsidRDefault="00DE7CC0" w:rsidP="00DE7CC0">
            <w:pPr>
              <w:rPr>
                <w:b/>
                <w:sz w:val="26"/>
                <w:szCs w:val="26"/>
                <w:lang w:val="es-ES"/>
              </w:rPr>
            </w:pPr>
            <w:r w:rsidRPr="009B247F">
              <w:rPr>
                <w:sz w:val="26"/>
                <w:szCs w:val="26"/>
              </w:rPr>
              <w:t>200</w:t>
            </w:r>
          </w:p>
        </w:tc>
      </w:tr>
      <w:tr w:rsidR="00DE7CC0" w:rsidRPr="009B247F" w14:paraId="589D15D0" w14:textId="77777777" w:rsidTr="00847CB8">
        <w:tc>
          <w:tcPr>
            <w:tcW w:w="1838" w:type="dxa"/>
          </w:tcPr>
          <w:p w14:paraId="132B8774" w14:textId="77777777" w:rsidR="00DE7CC0" w:rsidRPr="009B247F" w:rsidRDefault="00DE7CC0" w:rsidP="00DE7CC0">
            <w:pPr>
              <w:rPr>
                <w:b/>
                <w:sz w:val="26"/>
                <w:szCs w:val="26"/>
                <w:lang w:val="es-ES"/>
              </w:rPr>
            </w:pPr>
            <w:r w:rsidRPr="009B247F">
              <w:rPr>
                <w:sz w:val="26"/>
                <w:szCs w:val="26"/>
              </w:rPr>
              <w:t>Header ContentType</w:t>
            </w:r>
          </w:p>
        </w:tc>
        <w:tc>
          <w:tcPr>
            <w:tcW w:w="6379" w:type="dxa"/>
          </w:tcPr>
          <w:p w14:paraId="07F83886" w14:textId="77777777" w:rsidR="00DE7CC0" w:rsidRPr="009B247F" w:rsidRDefault="00DE7CC0" w:rsidP="00DE7CC0">
            <w:pPr>
              <w:rPr>
                <w:b/>
                <w:sz w:val="26"/>
                <w:szCs w:val="26"/>
                <w:lang w:val="es-ES"/>
              </w:rPr>
            </w:pPr>
            <w:r w:rsidRPr="009B247F">
              <w:rPr>
                <w:sz w:val="26"/>
                <w:szCs w:val="26"/>
              </w:rPr>
              <w:t>application/json;charset=UTF-8</w:t>
            </w:r>
          </w:p>
        </w:tc>
      </w:tr>
      <w:tr w:rsidR="00DE7CC0" w:rsidRPr="009B247F" w14:paraId="46800906" w14:textId="77777777" w:rsidTr="00847CB8">
        <w:tc>
          <w:tcPr>
            <w:tcW w:w="1838" w:type="dxa"/>
          </w:tcPr>
          <w:p w14:paraId="1D5AC20D" w14:textId="77777777" w:rsidR="00DE7CC0" w:rsidRPr="009B247F" w:rsidRDefault="00DE7CC0" w:rsidP="00DE7CC0">
            <w:pPr>
              <w:rPr>
                <w:sz w:val="26"/>
                <w:szCs w:val="26"/>
              </w:rPr>
            </w:pPr>
            <w:r w:rsidRPr="009B247F">
              <w:rPr>
                <w:sz w:val="26"/>
                <w:szCs w:val="26"/>
              </w:rPr>
              <w:t>Json data</w:t>
            </w:r>
          </w:p>
        </w:tc>
        <w:tc>
          <w:tcPr>
            <w:tcW w:w="6379" w:type="dxa"/>
          </w:tcPr>
          <w:p w14:paraId="3DD33F5E" w14:textId="77777777" w:rsidR="00DE7CC0" w:rsidRPr="009B247F" w:rsidRDefault="00DE7CC0" w:rsidP="00DE7CC0">
            <w:pPr>
              <w:rPr>
                <w:sz w:val="26"/>
                <w:szCs w:val="26"/>
              </w:rPr>
            </w:pPr>
            <w:r w:rsidRPr="009B247F">
              <w:rPr>
                <w:sz w:val="26"/>
                <w:szCs w:val="26"/>
              </w:rPr>
              <w:t xml:space="preserve">Trả về là một object bao gồm các thuộc tính sau: </w:t>
            </w:r>
          </w:p>
          <w:p w14:paraId="6C32E066" w14:textId="77777777" w:rsidR="00DE7CC0" w:rsidRPr="009B247F" w:rsidRDefault="00DE7CC0" w:rsidP="00DE7CC0">
            <w:pPr>
              <w:rPr>
                <w:sz w:val="26"/>
                <w:szCs w:val="26"/>
              </w:rPr>
            </w:pPr>
            <w:r w:rsidRPr="009B247F">
              <w:rPr>
                <w:sz w:val="26"/>
                <w:szCs w:val="26"/>
              </w:rPr>
              <w:t>+ result: cho biết kết quả đăng ký thành công hay thất bại.</w:t>
            </w:r>
          </w:p>
          <w:p w14:paraId="76D78E6E" w14:textId="77777777" w:rsidR="00DE7CC0" w:rsidRPr="009B247F" w:rsidRDefault="00DE7CC0" w:rsidP="00DE7CC0">
            <w:pPr>
              <w:rPr>
                <w:sz w:val="26"/>
                <w:szCs w:val="26"/>
              </w:rPr>
            </w:pPr>
          </w:p>
        </w:tc>
      </w:tr>
    </w:tbl>
    <w:p w14:paraId="38E6F6C8" w14:textId="77777777" w:rsidR="00DE7CC0" w:rsidRPr="009B247F" w:rsidRDefault="00DE7CC0" w:rsidP="00DE7CC0">
      <w:pPr>
        <w:rPr>
          <w:b/>
          <w:sz w:val="26"/>
          <w:szCs w:val="26"/>
        </w:rPr>
      </w:pPr>
    </w:p>
    <w:p w14:paraId="0F963B10" w14:textId="77777777" w:rsidR="00DE7CC0" w:rsidRPr="009B247F" w:rsidRDefault="00DE7CC0" w:rsidP="00DE7CC0">
      <w:pPr>
        <w:pStyle w:val="Heading4"/>
        <w:jc w:val="left"/>
        <w:rPr>
          <w:rFonts w:ascii="Times New Roman" w:hAnsi="Times New Roman" w:cs="Times New Roman"/>
          <w:lang w:val="es-ES"/>
        </w:rPr>
      </w:pPr>
      <w:bookmarkStart w:id="300" w:name="_Toc482441538"/>
      <w:r w:rsidRPr="009B247F">
        <w:rPr>
          <w:rFonts w:ascii="Times New Roman" w:hAnsi="Times New Roman" w:cs="Times New Roman"/>
          <w:lang w:val="es-ES"/>
        </w:rPr>
        <w:t>2.3.3 Hàm lấy dữ liệu tất cả gói thầu</w:t>
      </w:r>
      <w:bookmarkEnd w:id="300"/>
    </w:p>
    <w:p w14:paraId="11649794" w14:textId="7FEE49EC" w:rsidR="00DE7CC0" w:rsidRPr="009B247F" w:rsidRDefault="00DE7CC0" w:rsidP="00DE7CC0">
      <w:pPr>
        <w:ind w:firstLine="284"/>
        <w:rPr>
          <w:b/>
          <w:sz w:val="26"/>
          <w:szCs w:val="26"/>
          <w:lang w:val="es-ES"/>
        </w:rPr>
      </w:pPr>
      <w:r w:rsidRPr="009B247F">
        <w:rPr>
          <w:b/>
          <w:sz w:val="26"/>
          <w:szCs w:val="26"/>
          <w:lang w:val="es-ES"/>
        </w:rPr>
        <w:t>2.3.3.1 Mô tả</w:t>
      </w:r>
    </w:p>
    <w:p w14:paraId="7396D1ED" w14:textId="22D195DE" w:rsidR="00C759AC" w:rsidRPr="009B247F" w:rsidRDefault="00C759AC" w:rsidP="00C759AC">
      <w:pPr>
        <w:pStyle w:val="Caption"/>
        <w:rPr>
          <w:rFonts w:ascii="Times New Roman" w:hAnsi="Times New Roman" w:cs="Times New Roman"/>
          <w:sz w:val="26"/>
          <w:szCs w:val="26"/>
          <w:lang w:val="es-ES"/>
        </w:rPr>
      </w:pPr>
      <w:bookmarkStart w:id="301" w:name="_Toc482441658"/>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15</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Mô tả hàm lấy dữ liệu tất cả gói thầu</w:t>
      </w:r>
      <w:bookmarkEnd w:id="301"/>
    </w:p>
    <w:tbl>
      <w:tblPr>
        <w:tblStyle w:val="TableGrid"/>
        <w:tblW w:w="0" w:type="auto"/>
        <w:tblLook w:val="04A0" w:firstRow="1" w:lastRow="0" w:firstColumn="1" w:lastColumn="0" w:noHBand="0" w:noVBand="1"/>
      </w:tblPr>
      <w:tblGrid>
        <w:gridCol w:w="1838"/>
        <w:gridCol w:w="6379"/>
      </w:tblGrid>
      <w:tr w:rsidR="00DE7CC0" w:rsidRPr="008417F0" w14:paraId="2CA8F863" w14:textId="77777777" w:rsidTr="00847CB8">
        <w:tc>
          <w:tcPr>
            <w:tcW w:w="1838" w:type="dxa"/>
          </w:tcPr>
          <w:p w14:paraId="5B17B62C" w14:textId="77777777" w:rsidR="00DE7CC0" w:rsidRPr="009B247F" w:rsidRDefault="00DE7CC0" w:rsidP="00DE7CC0">
            <w:pPr>
              <w:rPr>
                <w:b/>
                <w:sz w:val="26"/>
                <w:szCs w:val="26"/>
                <w:lang w:val="es-ES"/>
              </w:rPr>
            </w:pPr>
            <w:r w:rsidRPr="009B247F">
              <w:rPr>
                <w:sz w:val="26"/>
                <w:szCs w:val="26"/>
              </w:rPr>
              <w:t>Request URL</w:t>
            </w:r>
          </w:p>
        </w:tc>
        <w:tc>
          <w:tcPr>
            <w:tcW w:w="6379" w:type="dxa"/>
          </w:tcPr>
          <w:p w14:paraId="37B492AC" w14:textId="77777777" w:rsidR="00DE7CC0" w:rsidRPr="009B247F" w:rsidRDefault="00DE7CC0" w:rsidP="00DE7CC0">
            <w:pPr>
              <w:pStyle w:val="HTMLPreformatted"/>
              <w:shd w:val="clear" w:color="auto" w:fill="FFFFFF"/>
              <w:rPr>
                <w:rFonts w:ascii="Times New Roman" w:hAnsi="Times New Roman" w:cs="Times New Roman"/>
                <w:i/>
                <w:sz w:val="26"/>
                <w:szCs w:val="26"/>
              </w:rPr>
            </w:pPr>
            <w:r w:rsidRPr="009B247F">
              <w:rPr>
                <w:rFonts w:ascii="Times New Roman" w:hAnsi="Times New Roman" w:cs="Times New Roman"/>
                <w:bCs/>
                <w:i/>
                <w:sz w:val="26"/>
                <w:szCs w:val="26"/>
              </w:rPr>
              <w:t>http://</w:t>
            </w:r>
            <w:r w:rsidR="00BE1ED1" w:rsidRPr="009B247F">
              <w:rPr>
                <w:rFonts w:ascii="Times New Roman" w:hAnsi="Times New Roman" w:cs="Times New Roman"/>
                <w:bCs/>
                <w:i/>
                <w:sz w:val="26"/>
                <w:szCs w:val="26"/>
                <w:lang w:val="es-ES"/>
              </w:rPr>
              <w:t>server</w:t>
            </w:r>
            <w:r w:rsidRPr="009B247F">
              <w:rPr>
                <w:rFonts w:ascii="Times New Roman" w:hAnsi="Times New Roman" w:cs="Times New Roman"/>
                <w:bCs/>
                <w:i/>
                <w:sz w:val="26"/>
                <w:szCs w:val="26"/>
              </w:rPr>
              <w:t>/goithau/android/</w:t>
            </w:r>
            <w:r w:rsidRPr="009B247F">
              <w:rPr>
                <w:rFonts w:ascii="Times New Roman" w:hAnsi="Times New Roman" w:cs="Times New Roman"/>
                <w:bCs/>
                <w:i/>
                <w:sz w:val="26"/>
                <w:szCs w:val="26"/>
                <w:lang w:val="es-ES"/>
              </w:rPr>
              <w:t>get_data.php</w:t>
            </w:r>
          </w:p>
          <w:p w14:paraId="256B9E69" w14:textId="77777777" w:rsidR="00DE7CC0" w:rsidRPr="009B247F" w:rsidRDefault="00DE7CC0" w:rsidP="00DE7CC0">
            <w:pPr>
              <w:rPr>
                <w:b/>
                <w:i/>
                <w:sz w:val="26"/>
                <w:szCs w:val="26"/>
                <w:lang w:val="vi-VN"/>
              </w:rPr>
            </w:pPr>
          </w:p>
        </w:tc>
      </w:tr>
      <w:tr w:rsidR="00DE7CC0" w:rsidRPr="009B247F" w14:paraId="1CBBFDCB" w14:textId="77777777" w:rsidTr="00847CB8">
        <w:tc>
          <w:tcPr>
            <w:tcW w:w="1838" w:type="dxa"/>
          </w:tcPr>
          <w:p w14:paraId="694DCA6D" w14:textId="77777777" w:rsidR="00DE7CC0" w:rsidRPr="009B247F" w:rsidRDefault="00DE7CC0" w:rsidP="00DE7CC0">
            <w:pPr>
              <w:rPr>
                <w:b/>
                <w:sz w:val="26"/>
                <w:szCs w:val="26"/>
                <w:lang w:val="es-ES"/>
              </w:rPr>
            </w:pPr>
            <w:r w:rsidRPr="009B247F">
              <w:rPr>
                <w:sz w:val="26"/>
                <w:szCs w:val="26"/>
              </w:rPr>
              <w:t>Request Method</w:t>
            </w:r>
          </w:p>
        </w:tc>
        <w:tc>
          <w:tcPr>
            <w:tcW w:w="6379" w:type="dxa"/>
          </w:tcPr>
          <w:p w14:paraId="685B96FB" w14:textId="77777777" w:rsidR="00DE7CC0" w:rsidRPr="009B247F" w:rsidRDefault="00DE7CC0" w:rsidP="00DE7CC0">
            <w:pPr>
              <w:rPr>
                <w:sz w:val="26"/>
                <w:szCs w:val="26"/>
                <w:lang w:val="es-ES"/>
              </w:rPr>
            </w:pPr>
            <w:r w:rsidRPr="009B247F">
              <w:rPr>
                <w:sz w:val="26"/>
                <w:szCs w:val="26"/>
                <w:lang w:val="es-ES"/>
              </w:rPr>
              <w:t>POST</w:t>
            </w:r>
          </w:p>
        </w:tc>
      </w:tr>
      <w:tr w:rsidR="00DE7CC0" w:rsidRPr="009B247F" w14:paraId="7B185C96" w14:textId="77777777" w:rsidTr="00847CB8">
        <w:tc>
          <w:tcPr>
            <w:tcW w:w="1838" w:type="dxa"/>
          </w:tcPr>
          <w:p w14:paraId="730409B8" w14:textId="77777777" w:rsidR="00DE7CC0" w:rsidRPr="009B247F" w:rsidRDefault="00DE7CC0" w:rsidP="00DE7CC0">
            <w:pPr>
              <w:rPr>
                <w:b/>
                <w:sz w:val="26"/>
                <w:szCs w:val="26"/>
                <w:lang w:val="es-ES"/>
              </w:rPr>
            </w:pPr>
            <w:r w:rsidRPr="009B247F">
              <w:rPr>
                <w:sz w:val="26"/>
                <w:szCs w:val="26"/>
              </w:rPr>
              <w:t>Request Header</w:t>
            </w:r>
          </w:p>
        </w:tc>
        <w:tc>
          <w:tcPr>
            <w:tcW w:w="6379" w:type="dxa"/>
          </w:tcPr>
          <w:p w14:paraId="7CF5C1CA" w14:textId="77777777" w:rsidR="00DE7CC0" w:rsidRPr="009B247F" w:rsidRDefault="00DE7CC0" w:rsidP="00DE7CC0">
            <w:pPr>
              <w:rPr>
                <w:b/>
                <w:sz w:val="26"/>
                <w:szCs w:val="26"/>
                <w:lang w:val="es-ES"/>
              </w:rPr>
            </w:pPr>
            <w:r w:rsidRPr="009B247F">
              <w:rPr>
                <w:sz w:val="26"/>
                <w:szCs w:val="26"/>
              </w:rPr>
              <w:t>Content-Type: application/json</w:t>
            </w:r>
          </w:p>
        </w:tc>
      </w:tr>
      <w:tr w:rsidR="00DE7CC0" w:rsidRPr="009B247F" w14:paraId="20893F43" w14:textId="77777777" w:rsidTr="00847CB8">
        <w:tc>
          <w:tcPr>
            <w:tcW w:w="1838" w:type="dxa"/>
          </w:tcPr>
          <w:p w14:paraId="70A4F095" w14:textId="77777777" w:rsidR="00DE7CC0" w:rsidRPr="009B247F" w:rsidRDefault="00DE7CC0" w:rsidP="00DE7CC0">
            <w:pPr>
              <w:rPr>
                <w:b/>
                <w:sz w:val="26"/>
                <w:szCs w:val="26"/>
                <w:lang w:val="es-ES"/>
              </w:rPr>
            </w:pPr>
            <w:r w:rsidRPr="009B247F">
              <w:rPr>
                <w:sz w:val="26"/>
                <w:szCs w:val="26"/>
              </w:rPr>
              <w:t>Form data</w:t>
            </w:r>
          </w:p>
        </w:tc>
        <w:tc>
          <w:tcPr>
            <w:tcW w:w="6379" w:type="dxa"/>
          </w:tcPr>
          <w:p w14:paraId="0DC82842" w14:textId="77777777" w:rsidR="00D740EC" w:rsidRPr="009B247F" w:rsidRDefault="00D740EC" w:rsidP="00D740EC">
            <w:pPr>
              <w:rPr>
                <w:sz w:val="26"/>
                <w:szCs w:val="26"/>
                <w:lang w:val="es-ES"/>
              </w:rPr>
            </w:pPr>
            <w:r>
              <w:rPr>
                <w:sz w:val="26"/>
                <w:szCs w:val="26"/>
                <w:lang w:val="es-ES"/>
              </w:rPr>
              <w:t>Đối tượng gửi đi</w:t>
            </w:r>
            <w:r w:rsidRPr="009B247F">
              <w:rPr>
                <w:sz w:val="26"/>
                <w:szCs w:val="26"/>
                <w:lang w:val="es-ES"/>
              </w:rPr>
              <w:t xml:space="preserve"> bao gồm </w:t>
            </w:r>
          </w:p>
          <w:p w14:paraId="7ABE9224" w14:textId="77777777" w:rsidR="00DE7CC0" w:rsidRPr="009B247F" w:rsidRDefault="00DE7CC0" w:rsidP="00DE7CC0">
            <w:pPr>
              <w:rPr>
                <w:sz w:val="26"/>
                <w:szCs w:val="26"/>
                <w:lang w:val="es-ES"/>
              </w:rPr>
            </w:pPr>
            <w:r w:rsidRPr="009B247F">
              <w:rPr>
                <w:sz w:val="26"/>
                <w:szCs w:val="26"/>
                <w:lang w:val="es-ES"/>
              </w:rPr>
              <w:t xml:space="preserve">  { </w:t>
            </w:r>
          </w:p>
          <w:p w14:paraId="7BF9719A" w14:textId="4AF69AD6" w:rsidR="00DE7CC0" w:rsidRPr="009B247F" w:rsidRDefault="00DE7CC0" w:rsidP="00DE7CC0">
            <w:pPr>
              <w:rPr>
                <w:sz w:val="26"/>
                <w:szCs w:val="26"/>
                <w:lang w:val="es-ES"/>
              </w:rPr>
            </w:pPr>
            <w:r w:rsidRPr="009B247F">
              <w:rPr>
                <w:sz w:val="26"/>
                <w:szCs w:val="26"/>
                <w:lang w:val="es-ES"/>
              </w:rPr>
              <w:t xml:space="preserve">      “get_al</w:t>
            </w:r>
            <w:r w:rsidR="009C2C9A" w:rsidRPr="009B247F">
              <w:rPr>
                <w:sz w:val="26"/>
                <w:szCs w:val="26"/>
                <w:lang w:val="es-ES"/>
              </w:rPr>
              <w:t>l”: {</w:t>
            </w:r>
            <w:r w:rsidRPr="009B247F">
              <w:rPr>
                <w:sz w:val="26"/>
                <w:szCs w:val="26"/>
                <w:lang w:val="es-ES"/>
              </w:rPr>
              <w:t xml:space="preserve">} </w:t>
            </w:r>
          </w:p>
          <w:p w14:paraId="2B8821E6" w14:textId="77777777" w:rsidR="00DE7CC0" w:rsidRPr="009B247F" w:rsidRDefault="00DE7CC0" w:rsidP="00DE7CC0">
            <w:pPr>
              <w:rPr>
                <w:b/>
                <w:sz w:val="26"/>
                <w:szCs w:val="26"/>
                <w:lang w:val="es-ES"/>
              </w:rPr>
            </w:pPr>
            <w:r w:rsidRPr="009B247F">
              <w:rPr>
                <w:sz w:val="26"/>
                <w:szCs w:val="26"/>
                <w:lang w:val="es-ES"/>
              </w:rPr>
              <w:t xml:space="preserve">   }</w:t>
            </w:r>
          </w:p>
        </w:tc>
      </w:tr>
    </w:tbl>
    <w:p w14:paraId="4C4CA47D" w14:textId="77777777" w:rsidR="00DE7CC0" w:rsidRPr="009B247F" w:rsidRDefault="00DE7CC0" w:rsidP="00DE7CC0">
      <w:pPr>
        <w:rPr>
          <w:sz w:val="26"/>
          <w:szCs w:val="26"/>
          <w:lang w:val="es-ES"/>
        </w:rPr>
      </w:pPr>
      <w:r w:rsidRPr="009B247F">
        <w:rPr>
          <w:sz w:val="26"/>
          <w:szCs w:val="26"/>
          <w:lang w:val="es-ES"/>
        </w:rPr>
        <w:t>Ứng dụng yêu cầu người dùng đăng nhập để vào được hệ thống.</w:t>
      </w:r>
    </w:p>
    <w:p w14:paraId="334F1D43" w14:textId="77777777" w:rsidR="00DE7CC0" w:rsidRPr="009B247F" w:rsidRDefault="00DE7CC0" w:rsidP="00DE7CC0">
      <w:pPr>
        <w:ind w:firstLine="426"/>
        <w:rPr>
          <w:b/>
          <w:sz w:val="26"/>
          <w:szCs w:val="26"/>
          <w:lang w:val="es-ES"/>
        </w:rPr>
      </w:pPr>
      <w:r w:rsidRPr="009B247F">
        <w:rPr>
          <w:b/>
          <w:sz w:val="26"/>
          <w:szCs w:val="26"/>
          <w:lang w:val="es-ES"/>
        </w:rPr>
        <w:t>2.3.3.2 Thông điệp trả lời</w:t>
      </w:r>
    </w:p>
    <w:p w14:paraId="7D22629C" w14:textId="77777777" w:rsidR="00DE7CC0" w:rsidRPr="009B247F" w:rsidRDefault="00DE7CC0" w:rsidP="00DE7CC0">
      <w:pPr>
        <w:ind w:firstLine="426"/>
        <w:rPr>
          <w:sz w:val="26"/>
          <w:szCs w:val="26"/>
          <w:lang w:val="es-ES"/>
        </w:rPr>
      </w:pPr>
      <w:r w:rsidRPr="009B247F">
        <w:rPr>
          <w:sz w:val="26"/>
          <w:szCs w:val="26"/>
          <w:lang w:val="es-ES"/>
        </w:rPr>
        <w:t xml:space="preserve">- Header status: </w:t>
      </w:r>
    </w:p>
    <w:p w14:paraId="2B2E019F" w14:textId="77777777" w:rsidR="00DE7CC0" w:rsidRPr="009B247F" w:rsidRDefault="00DE7CC0" w:rsidP="00DE7CC0">
      <w:pPr>
        <w:ind w:firstLine="426"/>
        <w:rPr>
          <w:sz w:val="26"/>
          <w:szCs w:val="26"/>
          <w:lang w:val="es-ES"/>
        </w:rPr>
      </w:pPr>
      <w:r w:rsidRPr="009B247F">
        <w:rPr>
          <w:sz w:val="26"/>
          <w:szCs w:val="26"/>
          <w:lang w:val="es-ES"/>
        </w:rPr>
        <w:t>- Header Content</w:t>
      </w:r>
    </w:p>
    <w:p w14:paraId="1F00E97C" w14:textId="3983F510" w:rsidR="00DE7CC0" w:rsidRPr="009B247F" w:rsidRDefault="00DE7CC0" w:rsidP="00DE7CC0">
      <w:pPr>
        <w:ind w:firstLine="426"/>
        <w:rPr>
          <w:sz w:val="26"/>
          <w:szCs w:val="26"/>
          <w:lang w:val="es-ES"/>
        </w:rPr>
      </w:pPr>
      <w:r w:rsidRPr="009B247F">
        <w:rPr>
          <w:sz w:val="26"/>
          <w:szCs w:val="26"/>
          <w:lang w:val="es-ES"/>
        </w:rPr>
        <w:t>-Type:application/json;</w:t>
      </w:r>
      <w:r w:rsidR="009C2C9A" w:rsidRPr="009B247F">
        <w:rPr>
          <w:sz w:val="26"/>
          <w:szCs w:val="26"/>
          <w:lang w:val="es-ES"/>
        </w:rPr>
        <w:t xml:space="preserve"> </w:t>
      </w:r>
      <w:r w:rsidRPr="009B247F">
        <w:rPr>
          <w:sz w:val="26"/>
          <w:szCs w:val="26"/>
          <w:lang w:val="es-ES"/>
        </w:rPr>
        <w:t>charset=UTF-8</w:t>
      </w:r>
    </w:p>
    <w:p w14:paraId="010A00C9" w14:textId="77777777" w:rsidR="00DE7CC0" w:rsidRPr="009B247F" w:rsidRDefault="00DE7CC0" w:rsidP="00DE7CC0">
      <w:pPr>
        <w:ind w:firstLine="426"/>
        <w:rPr>
          <w:sz w:val="26"/>
          <w:szCs w:val="26"/>
          <w:lang w:val="es-ES"/>
        </w:rPr>
      </w:pPr>
      <w:r w:rsidRPr="009B247F">
        <w:rPr>
          <w:sz w:val="26"/>
          <w:szCs w:val="26"/>
          <w:lang w:val="es-ES"/>
        </w:rPr>
        <w:t xml:space="preserve"> - Json data </w:t>
      </w:r>
    </w:p>
    <w:p w14:paraId="77CCBE1D" w14:textId="77777777" w:rsidR="00DE7CC0" w:rsidRPr="009B247F" w:rsidRDefault="00DE7CC0" w:rsidP="00DE7CC0">
      <w:pPr>
        <w:ind w:firstLine="426"/>
        <w:rPr>
          <w:sz w:val="26"/>
          <w:szCs w:val="26"/>
          <w:lang w:val="es-ES"/>
        </w:rPr>
      </w:pPr>
      <w:r w:rsidRPr="009B247F">
        <w:rPr>
          <w:sz w:val="26"/>
          <w:szCs w:val="26"/>
          <w:lang w:val="es-ES"/>
        </w:rPr>
        <w:t xml:space="preserve">Trong đó: </w:t>
      </w:r>
    </w:p>
    <w:p w14:paraId="04A646FE" w14:textId="2F86B127" w:rsidR="00DE7CC0" w:rsidRPr="009B247F" w:rsidRDefault="00C759AC" w:rsidP="00C759AC">
      <w:pPr>
        <w:pStyle w:val="Caption"/>
        <w:rPr>
          <w:rFonts w:ascii="Times New Roman" w:hAnsi="Times New Roman" w:cs="Times New Roman"/>
          <w:sz w:val="26"/>
          <w:szCs w:val="26"/>
          <w:lang w:val="es-ES"/>
        </w:rPr>
      </w:pPr>
      <w:bookmarkStart w:id="302" w:name="_Toc482441659"/>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16</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xml:space="preserve">: </w:t>
      </w:r>
      <w:r w:rsidR="00DE7CC0" w:rsidRPr="009B247F">
        <w:rPr>
          <w:rFonts w:ascii="Times New Roman" w:hAnsi="Times New Roman" w:cs="Times New Roman"/>
          <w:sz w:val="26"/>
          <w:szCs w:val="26"/>
          <w:lang w:val="es-ES"/>
        </w:rPr>
        <w:t>Trường hợp</w:t>
      </w:r>
      <w:r w:rsidRPr="009B247F">
        <w:rPr>
          <w:rFonts w:ascii="Times New Roman" w:hAnsi="Times New Roman" w:cs="Times New Roman"/>
          <w:sz w:val="26"/>
          <w:szCs w:val="26"/>
          <w:lang w:val="es-ES"/>
        </w:rPr>
        <w:t xml:space="preserve"> lấy dữ liệu</w:t>
      </w:r>
      <w:r w:rsidR="00DE7CC0" w:rsidRPr="009B247F">
        <w:rPr>
          <w:rFonts w:ascii="Times New Roman" w:hAnsi="Times New Roman" w:cs="Times New Roman"/>
          <w:sz w:val="26"/>
          <w:szCs w:val="26"/>
          <w:lang w:val="es-ES"/>
        </w:rPr>
        <w:t xml:space="preserve"> thành công hệ thống trả về</w:t>
      </w:r>
      <w:bookmarkEnd w:id="302"/>
    </w:p>
    <w:tbl>
      <w:tblPr>
        <w:tblStyle w:val="TableGrid"/>
        <w:tblW w:w="0" w:type="auto"/>
        <w:tblLook w:val="04A0" w:firstRow="1" w:lastRow="0" w:firstColumn="1" w:lastColumn="0" w:noHBand="0" w:noVBand="1"/>
      </w:tblPr>
      <w:tblGrid>
        <w:gridCol w:w="4388"/>
        <w:gridCol w:w="3829"/>
      </w:tblGrid>
      <w:tr w:rsidR="00DE7CC0" w:rsidRPr="009B247F" w14:paraId="1A142054" w14:textId="77777777" w:rsidTr="00847CB8">
        <w:tc>
          <w:tcPr>
            <w:tcW w:w="4388" w:type="dxa"/>
          </w:tcPr>
          <w:p w14:paraId="79FE1EDD" w14:textId="77777777" w:rsidR="00DE7CC0" w:rsidRPr="009B247F" w:rsidRDefault="00DE7CC0" w:rsidP="00DE7CC0">
            <w:pPr>
              <w:rPr>
                <w:b/>
                <w:sz w:val="26"/>
                <w:szCs w:val="26"/>
                <w:lang w:val="es-ES"/>
              </w:rPr>
            </w:pPr>
            <w:r w:rsidRPr="009B247F">
              <w:rPr>
                <w:b/>
                <w:sz w:val="26"/>
                <w:szCs w:val="26"/>
                <w:lang w:val="es-ES"/>
              </w:rPr>
              <w:t>Trường</w:t>
            </w:r>
          </w:p>
        </w:tc>
        <w:tc>
          <w:tcPr>
            <w:tcW w:w="3829" w:type="dxa"/>
          </w:tcPr>
          <w:p w14:paraId="24F30504" w14:textId="77777777" w:rsidR="00DE7CC0" w:rsidRPr="009B247F" w:rsidRDefault="00DE7CC0" w:rsidP="00DE7CC0">
            <w:pPr>
              <w:rPr>
                <w:b/>
                <w:sz w:val="26"/>
                <w:szCs w:val="26"/>
                <w:lang w:val="es-ES"/>
              </w:rPr>
            </w:pPr>
            <w:r w:rsidRPr="009B247F">
              <w:rPr>
                <w:b/>
                <w:sz w:val="26"/>
                <w:szCs w:val="26"/>
                <w:lang w:val="es-ES"/>
              </w:rPr>
              <w:t>Kết quả</w:t>
            </w:r>
          </w:p>
        </w:tc>
      </w:tr>
      <w:tr w:rsidR="00DE7CC0" w:rsidRPr="009B247F" w14:paraId="4CA7C7BD" w14:textId="77777777" w:rsidTr="00847CB8">
        <w:tc>
          <w:tcPr>
            <w:tcW w:w="4388" w:type="dxa"/>
          </w:tcPr>
          <w:p w14:paraId="112900FF" w14:textId="77777777" w:rsidR="00DE7CC0" w:rsidRPr="009B247F" w:rsidRDefault="00DE7CC0" w:rsidP="00DE7CC0">
            <w:pPr>
              <w:rPr>
                <w:b/>
                <w:sz w:val="26"/>
                <w:szCs w:val="26"/>
                <w:lang w:val="es-ES"/>
              </w:rPr>
            </w:pPr>
            <w:r w:rsidRPr="009B247F">
              <w:rPr>
                <w:sz w:val="26"/>
                <w:szCs w:val="26"/>
              </w:rPr>
              <w:t>Header status</w:t>
            </w:r>
          </w:p>
        </w:tc>
        <w:tc>
          <w:tcPr>
            <w:tcW w:w="3829" w:type="dxa"/>
          </w:tcPr>
          <w:p w14:paraId="6D17FF3D" w14:textId="77777777" w:rsidR="00DE7CC0" w:rsidRPr="009B247F" w:rsidRDefault="00DE7CC0" w:rsidP="00DE7CC0">
            <w:pPr>
              <w:rPr>
                <w:b/>
                <w:sz w:val="26"/>
                <w:szCs w:val="26"/>
                <w:lang w:val="es-ES"/>
              </w:rPr>
            </w:pPr>
            <w:r w:rsidRPr="009B247F">
              <w:rPr>
                <w:sz w:val="26"/>
                <w:szCs w:val="26"/>
              </w:rPr>
              <w:t>200</w:t>
            </w:r>
          </w:p>
        </w:tc>
      </w:tr>
      <w:tr w:rsidR="00DE7CC0" w:rsidRPr="009B247F" w14:paraId="2759596F" w14:textId="77777777" w:rsidTr="00847CB8">
        <w:tc>
          <w:tcPr>
            <w:tcW w:w="4388" w:type="dxa"/>
          </w:tcPr>
          <w:p w14:paraId="5BA66BCF" w14:textId="77777777" w:rsidR="00DE7CC0" w:rsidRPr="009B247F" w:rsidRDefault="00DE7CC0" w:rsidP="00DE7CC0">
            <w:pPr>
              <w:rPr>
                <w:b/>
                <w:sz w:val="26"/>
                <w:szCs w:val="26"/>
                <w:lang w:val="es-ES"/>
              </w:rPr>
            </w:pPr>
            <w:r w:rsidRPr="009B247F">
              <w:rPr>
                <w:sz w:val="26"/>
                <w:szCs w:val="26"/>
              </w:rPr>
              <w:t>Header ContentType</w:t>
            </w:r>
          </w:p>
        </w:tc>
        <w:tc>
          <w:tcPr>
            <w:tcW w:w="3829" w:type="dxa"/>
          </w:tcPr>
          <w:p w14:paraId="1A82CF59" w14:textId="77777777" w:rsidR="00DE7CC0" w:rsidRPr="009B247F" w:rsidRDefault="00DE7CC0" w:rsidP="00DE7CC0">
            <w:pPr>
              <w:rPr>
                <w:b/>
                <w:sz w:val="26"/>
                <w:szCs w:val="26"/>
                <w:lang w:val="es-ES"/>
              </w:rPr>
            </w:pPr>
            <w:r w:rsidRPr="009B247F">
              <w:rPr>
                <w:sz w:val="26"/>
                <w:szCs w:val="26"/>
              </w:rPr>
              <w:t>application/json;charset=UTF-8</w:t>
            </w:r>
          </w:p>
        </w:tc>
      </w:tr>
      <w:tr w:rsidR="00DE7CC0" w:rsidRPr="009B247F" w14:paraId="3973E377" w14:textId="77777777" w:rsidTr="00847CB8">
        <w:tc>
          <w:tcPr>
            <w:tcW w:w="4388" w:type="dxa"/>
          </w:tcPr>
          <w:p w14:paraId="29C8B178" w14:textId="77777777" w:rsidR="00DE7CC0" w:rsidRPr="009B247F" w:rsidRDefault="00DE7CC0" w:rsidP="00DE7CC0">
            <w:pPr>
              <w:rPr>
                <w:sz w:val="26"/>
                <w:szCs w:val="26"/>
              </w:rPr>
            </w:pPr>
            <w:r w:rsidRPr="009B247F">
              <w:rPr>
                <w:sz w:val="26"/>
                <w:szCs w:val="26"/>
              </w:rPr>
              <w:t>Json data</w:t>
            </w:r>
          </w:p>
        </w:tc>
        <w:tc>
          <w:tcPr>
            <w:tcW w:w="3829" w:type="dxa"/>
          </w:tcPr>
          <w:p w14:paraId="134D20A3" w14:textId="77777777" w:rsidR="00DE7CC0" w:rsidRPr="009B247F" w:rsidRDefault="00DE7CC0" w:rsidP="00DE7CC0">
            <w:pPr>
              <w:rPr>
                <w:sz w:val="26"/>
                <w:szCs w:val="26"/>
              </w:rPr>
            </w:pPr>
            <w:r w:rsidRPr="009B247F">
              <w:rPr>
                <w:sz w:val="26"/>
                <w:szCs w:val="26"/>
              </w:rPr>
              <w:t xml:space="preserve">Trả về là một object bao gồm các thuộc tính sau: </w:t>
            </w:r>
          </w:p>
          <w:p w14:paraId="10E9D11A" w14:textId="77777777" w:rsidR="00DE7CC0" w:rsidRPr="009B247F" w:rsidRDefault="00DE7CC0" w:rsidP="00DE7CC0">
            <w:pPr>
              <w:rPr>
                <w:sz w:val="26"/>
                <w:szCs w:val="26"/>
              </w:rPr>
            </w:pPr>
            <w:r w:rsidRPr="009B247F">
              <w:rPr>
                <w:sz w:val="26"/>
                <w:szCs w:val="26"/>
              </w:rPr>
              <w:lastRenderedPageBreak/>
              <w:t>+ data: chứa thông tin của gói thầu bao gồm title, link, bidder.</w:t>
            </w:r>
          </w:p>
          <w:p w14:paraId="75079BA6" w14:textId="77777777" w:rsidR="00DE7CC0" w:rsidRPr="009B247F" w:rsidRDefault="00DE7CC0" w:rsidP="00DE7CC0">
            <w:pPr>
              <w:rPr>
                <w:sz w:val="26"/>
                <w:szCs w:val="26"/>
              </w:rPr>
            </w:pPr>
            <w:r w:rsidRPr="009B247F">
              <w:rPr>
                <w:sz w:val="26"/>
                <w:szCs w:val="26"/>
              </w:rPr>
              <w:t>+ result: cho biết kết quả lấy dữ liệu thành công hay thất bại.</w:t>
            </w:r>
          </w:p>
          <w:p w14:paraId="3FEB1AE7" w14:textId="77777777" w:rsidR="00DE7CC0" w:rsidRPr="009B247F" w:rsidRDefault="00DE7CC0" w:rsidP="00DE7CC0">
            <w:pPr>
              <w:rPr>
                <w:sz w:val="26"/>
                <w:szCs w:val="26"/>
              </w:rPr>
            </w:pPr>
          </w:p>
        </w:tc>
      </w:tr>
    </w:tbl>
    <w:p w14:paraId="2DEA1403" w14:textId="77777777" w:rsidR="00DE7CC0" w:rsidRPr="009B247F" w:rsidRDefault="00DE7CC0" w:rsidP="00DE7CC0">
      <w:pPr>
        <w:rPr>
          <w:b/>
          <w:sz w:val="26"/>
          <w:szCs w:val="26"/>
        </w:rPr>
      </w:pPr>
    </w:p>
    <w:p w14:paraId="080E9162" w14:textId="77777777" w:rsidR="00DE7CC0" w:rsidRPr="009B247F" w:rsidRDefault="00DE7CC0" w:rsidP="00DE7CC0">
      <w:pPr>
        <w:pStyle w:val="Heading4"/>
        <w:jc w:val="left"/>
        <w:rPr>
          <w:rFonts w:ascii="Times New Roman" w:hAnsi="Times New Roman" w:cs="Times New Roman"/>
          <w:lang w:val="es-ES"/>
        </w:rPr>
      </w:pPr>
      <w:bookmarkStart w:id="303" w:name="_Toc482441539"/>
      <w:r w:rsidRPr="009B247F">
        <w:rPr>
          <w:rFonts w:ascii="Times New Roman" w:hAnsi="Times New Roman" w:cs="Times New Roman"/>
          <w:lang w:val="es-ES"/>
        </w:rPr>
        <w:t>2.3.4 Hàm tìm kiếm gói thầu</w:t>
      </w:r>
      <w:bookmarkEnd w:id="303"/>
    </w:p>
    <w:p w14:paraId="31EC0B5C" w14:textId="5DEE6365" w:rsidR="00DE7CC0" w:rsidRPr="009B247F" w:rsidRDefault="00DE7CC0" w:rsidP="00DE7CC0">
      <w:pPr>
        <w:ind w:firstLine="567"/>
        <w:rPr>
          <w:b/>
          <w:sz w:val="26"/>
          <w:szCs w:val="26"/>
          <w:lang w:val="es-ES"/>
        </w:rPr>
      </w:pPr>
      <w:r w:rsidRPr="009B247F">
        <w:rPr>
          <w:b/>
          <w:sz w:val="26"/>
          <w:szCs w:val="26"/>
          <w:lang w:val="es-ES"/>
        </w:rPr>
        <w:t>2.3.4.1 Mô tả</w:t>
      </w:r>
    </w:p>
    <w:p w14:paraId="1D67FD0C" w14:textId="1CA0725D" w:rsidR="00C759AC" w:rsidRPr="009B247F" w:rsidRDefault="00C759AC" w:rsidP="00C759AC">
      <w:pPr>
        <w:pStyle w:val="Caption"/>
        <w:rPr>
          <w:rFonts w:ascii="Times New Roman" w:hAnsi="Times New Roman" w:cs="Times New Roman"/>
          <w:sz w:val="26"/>
          <w:szCs w:val="26"/>
          <w:lang w:val="es-ES"/>
        </w:rPr>
      </w:pPr>
      <w:bookmarkStart w:id="304" w:name="_Toc482441660"/>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17</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Mô tả hàm tìm kiếm gói thầu</w:t>
      </w:r>
      <w:bookmarkEnd w:id="304"/>
    </w:p>
    <w:tbl>
      <w:tblPr>
        <w:tblStyle w:val="TableGrid"/>
        <w:tblW w:w="8217" w:type="dxa"/>
        <w:tblLook w:val="04A0" w:firstRow="1" w:lastRow="0" w:firstColumn="1" w:lastColumn="0" w:noHBand="0" w:noVBand="1"/>
      </w:tblPr>
      <w:tblGrid>
        <w:gridCol w:w="2263"/>
        <w:gridCol w:w="5954"/>
      </w:tblGrid>
      <w:tr w:rsidR="00DE7CC0" w:rsidRPr="008417F0" w14:paraId="27707AC8" w14:textId="77777777" w:rsidTr="00847CB8">
        <w:tc>
          <w:tcPr>
            <w:tcW w:w="2263" w:type="dxa"/>
          </w:tcPr>
          <w:p w14:paraId="477C8916" w14:textId="77777777" w:rsidR="00DE7CC0" w:rsidRPr="009B247F" w:rsidRDefault="00DE7CC0" w:rsidP="00DE7CC0">
            <w:pPr>
              <w:rPr>
                <w:b/>
                <w:sz w:val="26"/>
                <w:szCs w:val="26"/>
                <w:lang w:val="es-ES"/>
              </w:rPr>
            </w:pPr>
            <w:r w:rsidRPr="009B247F">
              <w:rPr>
                <w:sz w:val="26"/>
                <w:szCs w:val="26"/>
              </w:rPr>
              <w:t>Request URL</w:t>
            </w:r>
          </w:p>
        </w:tc>
        <w:tc>
          <w:tcPr>
            <w:tcW w:w="5954" w:type="dxa"/>
          </w:tcPr>
          <w:p w14:paraId="0FA3E178" w14:textId="77777777" w:rsidR="00DE7CC0" w:rsidRPr="009B247F" w:rsidRDefault="00DE7CC0" w:rsidP="00DE7CC0">
            <w:pPr>
              <w:pStyle w:val="HTMLPreformatted"/>
              <w:shd w:val="clear" w:color="auto" w:fill="FFFFFF"/>
              <w:rPr>
                <w:rFonts w:ascii="Times New Roman" w:hAnsi="Times New Roman" w:cs="Times New Roman"/>
                <w:i/>
                <w:sz w:val="26"/>
                <w:szCs w:val="26"/>
              </w:rPr>
            </w:pPr>
            <w:r w:rsidRPr="009B247F">
              <w:rPr>
                <w:rFonts w:ascii="Times New Roman" w:hAnsi="Times New Roman" w:cs="Times New Roman"/>
                <w:bCs/>
                <w:i/>
                <w:sz w:val="26"/>
                <w:szCs w:val="26"/>
              </w:rPr>
              <w:t>http://</w:t>
            </w:r>
            <w:r w:rsidR="00BE1ED1" w:rsidRPr="009B247F">
              <w:rPr>
                <w:rFonts w:ascii="Times New Roman" w:hAnsi="Times New Roman" w:cs="Times New Roman"/>
                <w:bCs/>
                <w:i/>
                <w:sz w:val="26"/>
                <w:szCs w:val="26"/>
                <w:lang w:val="es-ES"/>
              </w:rPr>
              <w:t>server</w:t>
            </w:r>
            <w:r w:rsidRPr="009B247F">
              <w:rPr>
                <w:rFonts w:ascii="Times New Roman" w:hAnsi="Times New Roman" w:cs="Times New Roman"/>
                <w:bCs/>
                <w:i/>
                <w:sz w:val="26"/>
                <w:szCs w:val="26"/>
              </w:rPr>
              <w:t>/goithau/android/search_key.php</w:t>
            </w:r>
          </w:p>
          <w:p w14:paraId="1D0D6F38" w14:textId="77777777" w:rsidR="00DE7CC0" w:rsidRPr="009B247F" w:rsidRDefault="00DE7CC0" w:rsidP="00DE7CC0">
            <w:pPr>
              <w:rPr>
                <w:i/>
                <w:sz w:val="26"/>
                <w:szCs w:val="26"/>
                <w:lang w:val="vi-VN"/>
              </w:rPr>
            </w:pPr>
          </w:p>
        </w:tc>
      </w:tr>
      <w:tr w:rsidR="00DE7CC0" w:rsidRPr="009B247F" w14:paraId="10681CE5" w14:textId="77777777" w:rsidTr="00847CB8">
        <w:tc>
          <w:tcPr>
            <w:tcW w:w="2263" w:type="dxa"/>
          </w:tcPr>
          <w:p w14:paraId="2123106B" w14:textId="77777777" w:rsidR="00DE7CC0" w:rsidRPr="009B247F" w:rsidRDefault="00DE7CC0" w:rsidP="00DE7CC0">
            <w:pPr>
              <w:rPr>
                <w:b/>
                <w:sz w:val="26"/>
                <w:szCs w:val="26"/>
                <w:lang w:val="es-ES"/>
              </w:rPr>
            </w:pPr>
            <w:r w:rsidRPr="009B247F">
              <w:rPr>
                <w:sz w:val="26"/>
                <w:szCs w:val="26"/>
              </w:rPr>
              <w:t>Request Method</w:t>
            </w:r>
          </w:p>
        </w:tc>
        <w:tc>
          <w:tcPr>
            <w:tcW w:w="5954" w:type="dxa"/>
          </w:tcPr>
          <w:p w14:paraId="59399077" w14:textId="77777777" w:rsidR="00DE7CC0" w:rsidRPr="009B247F" w:rsidRDefault="00DE7CC0" w:rsidP="00DE7CC0">
            <w:pPr>
              <w:rPr>
                <w:sz w:val="26"/>
                <w:szCs w:val="26"/>
                <w:lang w:val="es-ES"/>
              </w:rPr>
            </w:pPr>
            <w:r w:rsidRPr="009B247F">
              <w:rPr>
                <w:sz w:val="26"/>
                <w:szCs w:val="26"/>
                <w:lang w:val="es-ES"/>
              </w:rPr>
              <w:t>POST</w:t>
            </w:r>
          </w:p>
        </w:tc>
      </w:tr>
      <w:tr w:rsidR="00DE7CC0" w:rsidRPr="009B247F" w14:paraId="1BF5F7A8" w14:textId="77777777" w:rsidTr="00847CB8">
        <w:tc>
          <w:tcPr>
            <w:tcW w:w="2263" w:type="dxa"/>
          </w:tcPr>
          <w:p w14:paraId="052933BE" w14:textId="77777777" w:rsidR="00DE7CC0" w:rsidRPr="009B247F" w:rsidRDefault="00DE7CC0" w:rsidP="00DE7CC0">
            <w:pPr>
              <w:rPr>
                <w:b/>
                <w:sz w:val="26"/>
                <w:szCs w:val="26"/>
                <w:lang w:val="es-ES"/>
              </w:rPr>
            </w:pPr>
            <w:r w:rsidRPr="009B247F">
              <w:rPr>
                <w:sz w:val="26"/>
                <w:szCs w:val="26"/>
              </w:rPr>
              <w:t>Request Header</w:t>
            </w:r>
          </w:p>
        </w:tc>
        <w:tc>
          <w:tcPr>
            <w:tcW w:w="5954" w:type="dxa"/>
          </w:tcPr>
          <w:p w14:paraId="18B2BC7E" w14:textId="77777777" w:rsidR="00DE7CC0" w:rsidRPr="009B247F" w:rsidRDefault="00DE7CC0" w:rsidP="00DE7CC0">
            <w:pPr>
              <w:rPr>
                <w:b/>
                <w:sz w:val="26"/>
                <w:szCs w:val="26"/>
                <w:lang w:val="es-ES"/>
              </w:rPr>
            </w:pPr>
            <w:r w:rsidRPr="009B247F">
              <w:rPr>
                <w:sz w:val="26"/>
                <w:szCs w:val="26"/>
              </w:rPr>
              <w:t>Content-Type: application/json</w:t>
            </w:r>
          </w:p>
        </w:tc>
      </w:tr>
      <w:tr w:rsidR="00DE7CC0" w:rsidRPr="009B247F" w14:paraId="028019C3" w14:textId="77777777" w:rsidTr="00847CB8">
        <w:tc>
          <w:tcPr>
            <w:tcW w:w="2263" w:type="dxa"/>
          </w:tcPr>
          <w:p w14:paraId="462A9F41" w14:textId="77777777" w:rsidR="00DE7CC0" w:rsidRPr="009B247F" w:rsidRDefault="00DE7CC0" w:rsidP="00DE7CC0">
            <w:pPr>
              <w:rPr>
                <w:b/>
                <w:sz w:val="26"/>
                <w:szCs w:val="26"/>
                <w:lang w:val="es-ES"/>
              </w:rPr>
            </w:pPr>
            <w:r w:rsidRPr="009B247F">
              <w:rPr>
                <w:sz w:val="26"/>
                <w:szCs w:val="26"/>
              </w:rPr>
              <w:t>Form data</w:t>
            </w:r>
          </w:p>
        </w:tc>
        <w:tc>
          <w:tcPr>
            <w:tcW w:w="5954" w:type="dxa"/>
          </w:tcPr>
          <w:p w14:paraId="301C4AE5" w14:textId="77777777" w:rsidR="00D740EC" w:rsidRPr="009B247F" w:rsidRDefault="00D740EC" w:rsidP="00D740EC">
            <w:pPr>
              <w:rPr>
                <w:sz w:val="26"/>
                <w:szCs w:val="26"/>
                <w:lang w:val="es-ES"/>
              </w:rPr>
            </w:pPr>
            <w:r>
              <w:rPr>
                <w:sz w:val="26"/>
                <w:szCs w:val="26"/>
                <w:lang w:val="es-ES"/>
              </w:rPr>
              <w:t>Đối tượng gửi đi</w:t>
            </w:r>
            <w:r w:rsidRPr="009B247F">
              <w:rPr>
                <w:sz w:val="26"/>
                <w:szCs w:val="26"/>
                <w:lang w:val="es-ES"/>
              </w:rPr>
              <w:t xml:space="preserve"> bao gồm </w:t>
            </w:r>
          </w:p>
          <w:p w14:paraId="7BD64E79" w14:textId="77777777" w:rsidR="00DE7CC0" w:rsidRPr="009B247F" w:rsidRDefault="00DE7CC0" w:rsidP="00DE7CC0">
            <w:pPr>
              <w:rPr>
                <w:sz w:val="26"/>
                <w:szCs w:val="26"/>
                <w:lang w:val="es-ES"/>
              </w:rPr>
            </w:pPr>
            <w:r w:rsidRPr="009B247F">
              <w:rPr>
                <w:sz w:val="26"/>
                <w:szCs w:val="26"/>
                <w:lang w:val="es-ES"/>
              </w:rPr>
              <w:t xml:space="preserve">  { </w:t>
            </w:r>
          </w:p>
          <w:p w14:paraId="678D7F5A" w14:textId="77777777" w:rsidR="00DE7CC0" w:rsidRPr="009B247F" w:rsidRDefault="00DE7CC0" w:rsidP="00DE7CC0">
            <w:pPr>
              <w:rPr>
                <w:sz w:val="26"/>
                <w:szCs w:val="26"/>
                <w:lang w:val="es-ES"/>
              </w:rPr>
            </w:pPr>
            <w:r w:rsidRPr="009B247F">
              <w:rPr>
                <w:sz w:val="26"/>
                <w:szCs w:val="26"/>
                <w:lang w:val="es-ES"/>
              </w:rPr>
              <w:t xml:space="preserve">      “search”: {},</w:t>
            </w:r>
          </w:p>
          <w:p w14:paraId="3A5B823A" w14:textId="5D72019F" w:rsidR="00DE7CC0" w:rsidRPr="009B247F" w:rsidRDefault="00DE7CC0" w:rsidP="00DE7CC0">
            <w:pPr>
              <w:rPr>
                <w:sz w:val="26"/>
                <w:szCs w:val="26"/>
                <w:lang w:val="es-ES"/>
              </w:rPr>
            </w:pPr>
            <w:r w:rsidRPr="009B247F">
              <w:rPr>
                <w:sz w:val="26"/>
                <w:szCs w:val="26"/>
                <w:lang w:val="es-ES"/>
              </w:rPr>
              <w:t xml:space="preserve">      “keyword”: {</w:t>
            </w:r>
            <w:r w:rsidR="009C2C9A" w:rsidRPr="009B247F">
              <w:rPr>
                <w:sz w:val="26"/>
                <w:szCs w:val="26"/>
                <w:lang w:val="es-ES"/>
              </w:rPr>
              <w:t>keyword</w:t>
            </w:r>
            <w:r w:rsidRPr="009B247F">
              <w:rPr>
                <w:sz w:val="26"/>
                <w:szCs w:val="26"/>
                <w:lang w:val="es-ES"/>
              </w:rPr>
              <w:t xml:space="preserve">} </w:t>
            </w:r>
          </w:p>
          <w:p w14:paraId="639FBF70" w14:textId="77777777" w:rsidR="00DE7CC0" w:rsidRPr="009B247F" w:rsidRDefault="00DE7CC0" w:rsidP="00DE7CC0">
            <w:pPr>
              <w:rPr>
                <w:b/>
                <w:sz w:val="26"/>
                <w:szCs w:val="26"/>
                <w:lang w:val="es-ES"/>
              </w:rPr>
            </w:pPr>
            <w:r w:rsidRPr="009B247F">
              <w:rPr>
                <w:sz w:val="26"/>
                <w:szCs w:val="26"/>
                <w:lang w:val="es-ES"/>
              </w:rPr>
              <w:t xml:space="preserve">   }</w:t>
            </w:r>
          </w:p>
        </w:tc>
      </w:tr>
    </w:tbl>
    <w:p w14:paraId="0768FACD" w14:textId="77777777" w:rsidR="00DE7CC0" w:rsidRPr="009B247F" w:rsidRDefault="00DE7CC0" w:rsidP="00DE7CC0">
      <w:pPr>
        <w:rPr>
          <w:sz w:val="26"/>
          <w:szCs w:val="26"/>
          <w:lang w:val="es-ES"/>
        </w:rPr>
      </w:pPr>
    </w:p>
    <w:p w14:paraId="616A3D59" w14:textId="20FD8654" w:rsidR="00DE7CC0" w:rsidRPr="009B247F" w:rsidRDefault="00DE7CC0" w:rsidP="00DE7CC0">
      <w:pPr>
        <w:ind w:firstLine="567"/>
        <w:rPr>
          <w:b/>
          <w:sz w:val="26"/>
          <w:szCs w:val="26"/>
          <w:lang w:val="es-ES"/>
        </w:rPr>
      </w:pPr>
      <w:r w:rsidRPr="009B247F">
        <w:rPr>
          <w:b/>
          <w:sz w:val="26"/>
          <w:szCs w:val="26"/>
          <w:lang w:val="es-ES"/>
        </w:rPr>
        <w:t>2.3.4.2 Thông điệp yêu cầu</w:t>
      </w:r>
    </w:p>
    <w:p w14:paraId="391715F7" w14:textId="6A552A42" w:rsidR="00C759AC" w:rsidRPr="009B247F" w:rsidRDefault="00C759AC" w:rsidP="00C759AC">
      <w:pPr>
        <w:pStyle w:val="Caption"/>
        <w:rPr>
          <w:rFonts w:ascii="Times New Roman" w:hAnsi="Times New Roman" w:cs="Times New Roman"/>
          <w:sz w:val="26"/>
          <w:szCs w:val="26"/>
          <w:lang w:val="es-ES"/>
        </w:rPr>
      </w:pPr>
      <w:bookmarkStart w:id="305" w:name="_Toc482441661"/>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18</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Thông điệp yêu cầu hàm tìm kiếm gói thầu</w:t>
      </w:r>
      <w:bookmarkEnd w:id="305"/>
    </w:p>
    <w:p w14:paraId="43C07CFA" w14:textId="77777777" w:rsidR="00DE7CC0" w:rsidRPr="009B247F" w:rsidRDefault="00DE7CC0" w:rsidP="00DE7CC0">
      <w:pPr>
        <w:ind w:firstLine="567"/>
        <w:rPr>
          <w:b/>
          <w:sz w:val="26"/>
          <w:szCs w:val="26"/>
          <w:lang w:val="es-ES"/>
        </w:rPr>
      </w:pPr>
    </w:p>
    <w:tbl>
      <w:tblPr>
        <w:tblStyle w:val="TableGrid"/>
        <w:tblW w:w="0" w:type="auto"/>
        <w:tblLook w:val="04A0" w:firstRow="1" w:lastRow="0" w:firstColumn="1" w:lastColumn="0" w:noHBand="0" w:noVBand="1"/>
      </w:tblPr>
      <w:tblGrid>
        <w:gridCol w:w="2194"/>
        <w:gridCol w:w="1912"/>
        <w:gridCol w:w="1703"/>
        <w:gridCol w:w="2408"/>
      </w:tblGrid>
      <w:tr w:rsidR="00DE7CC0" w:rsidRPr="009B247F" w14:paraId="033AA6E5" w14:textId="77777777" w:rsidTr="00847CB8">
        <w:tc>
          <w:tcPr>
            <w:tcW w:w="2194" w:type="dxa"/>
          </w:tcPr>
          <w:p w14:paraId="4A8764D4" w14:textId="77777777" w:rsidR="00DE7CC0" w:rsidRPr="009B247F" w:rsidRDefault="00DE7CC0" w:rsidP="00DE7CC0">
            <w:pPr>
              <w:rPr>
                <w:b/>
                <w:sz w:val="26"/>
                <w:szCs w:val="26"/>
                <w:lang w:val="es-ES"/>
              </w:rPr>
            </w:pPr>
            <w:r w:rsidRPr="009B247F">
              <w:rPr>
                <w:b/>
                <w:sz w:val="26"/>
                <w:szCs w:val="26"/>
              </w:rPr>
              <w:t>Dữ liệu đầu vào</w:t>
            </w:r>
          </w:p>
        </w:tc>
        <w:tc>
          <w:tcPr>
            <w:tcW w:w="1912" w:type="dxa"/>
          </w:tcPr>
          <w:p w14:paraId="4733E2F8" w14:textId="77777777" w:rsidR="00DE7CC0" w:rsidRPr="009B247F" w:rsidRDefault="00DE7CC0" w:rsidP="00DE7CC0">
            <w:pPr>
              <w:rPr>
                <w:b/>
                <w:sz w:val="26"/>
                <w:szCs w:val="26"/>
                <w:lang w:val="es-ES"/>
              </w:rPr>
            </w:pPr>
            <w:r w:rsidRPr="009B247F">
              <w:rPr>
                <w:b/>
                <w:sz w:val="26"/>
                <w:szCs w:val="26"/>
              </w:rPr>
              <w:t>Tên Field</w:t>
            </w:r>
          </w:p>
        </w:tc>
        <w:tc>
          <w:tcPr>
            <w:tcW w:w="1703" w:type="dxa"/>
          </w:tcPr>
          <w:p w14:paraId="2C9728A6" w14:textId="77777777" w:rsidR="00DE7CC0" w:rsidRPr="009B247F" w:rsidRDefault="00DE7CC0" w:rsidP="00DE7CC0">
            <w:pPr>
              <w:rPr>
                <w:b/>
                <w:sz w:val="26"/>
                <w:szCs w:val="26"/>
                <w:lang w:val="es-ES"/>
              </w:rPr>
            </w:pPr>
            <w:r w:rsidRPr="009B247F">
              <w:rPr>
                <w:b/>
                <w:sz w:val="26"/>
                <w:szCs w:val="26"/>
              </w:rPr>
              <w:t>Kiểu dữ liệu</w:t>
            </w:r>
          </w:p>
        </w:tc>
        <w:tc>
          <w:tcPr>
            <w:tcW w:w="2408" w:type="dxa"/>
          </w:tcPr>
          <w:p w14:paraId="3DFF3901" w14:textId="77777777" w:rsidR="00DE7CC0" w:rsidRPr="009B247F" w:rsidRDefault="00DE7CC0" w:rsidP="00DE7CC0">
            <w:pPr>
              <w:rPr>
                <w:b/>
                <w:sz w:val="26"/>
                <w:szCs w:val="26"/>
                <w:lang w:val="es-ES"/>
              </w:rPr>
            </w:pPr>
            <w:r w:rsidRPr="009B247F">
              <w:rPr>
                <w:b/>
                <w:sz w:val="26"/>
                <w:szCs w:val="26"/>
              </w:rPr>
              <w:t>Ghi chú</w:t>
            </w:r>
          </w:p>
        </w:tc>
      </w:tr>
      <w:tr w:rsidR="00DE7CC0" w:rsidRPr="008417F0" w14:paraId="7D8B6156" w14:textId="77777777" w:rsidTr="00847CB8">
        <w:tc>
          <w:tcPr>
            <w:tcW w:w="2194" w:type="dxa"/>
          </w:tcPr>
          <w:p w14:paraId="7C215643" w14:textId="77777777" w:rsidR="00DE7CC0" w:rsidRPr="009B247F" w:rsidRDefault="00DE7CC0" w:rsidP="00DE7CC0">
            <w:pPr>
              <w:rPr>
                <w:sz w:val="26"/>
                <w:szCs w:val="26"/>
                <w:lang w:val="es-ES"/>
              </w:rPr>
            </w:pPr>
            <w:r w:rsidRPr="009B247F">
              <w:rPr>
                <w:sz w:val="26"/>
                <w:szCs w:val="26"/>
                <w:lang w:val="es-ES"/>
              </w:rPr>
              <w:t>keyword</w:t>
            </w:r>
          </w:p>
        </w:tc>
        <w:tc>
          <w:tcPr>
            <w:tcW w:w="1912" w:type="dxa"/>
          </w:tcPr>
          <w:p w14:paraId="25F73597" w14:textId="77777777" w:rsidR="00DE7CC0" w:rsidRPr="009B247F" w:rsidRDefault="00DE7CC0" w:rsidP="00DE7CC0">
            <w:pPr>
              <w:rPr>
                <w:sz w:val="26"/>
                <w:szCs w:val="26"/>
                <w:lang w:val="es-ES"/>
              </w:rPr>
            </w:pPr>
            <w:r w:rsidRPr="009B247F">
              <w:rPr>
                <w:sz w:val="26"/>
                <w:szCs w:val="26"/>
                <w:lang w:val="es-ES"/>
              </w:rPr>
              <w:t>keyword</w:t>
            </w:r>
          </w:p>
        </w:tc>
        <w:tc>
          <w:tcPr>
            <w:tcW w:w="1703" w:type="dxa"/>
          </w:tcPr>
          <w:p w14:paraId="17CFA5F8" w14:textId="77777777" w:rsidR="00DE7CC0" w:rsidRPr="009B247F" w:rsidRDefault="00DE7CC0" w:rsidP="00DE7CC0">
            <w:pPr>
              <w:rPr>
                <w:sz w:val="26"/>
                <w:szCs w:val="26"/>
                <w:lang w:val="es-ES"/>
              </w:rPr>
            </w:pPr>
            <w:r w:rsidRPr="009B247F">
              <w:rPr>
                <w:sz w:val="26"/>
                <w:szCs w:val="26"/>
                <w:lang w:val="es-ES"/>
              </w:rPr>
              <w:t>Chuỗi ký tự</w:t>
            </w:r>
          </w:p>
        </w:tc>
        <w:tc>
          <w:tcPr>
            <w:tcW w:w="2408" w:type="dxa"/>
          </w:tcPr>
          <w:p w14:paraId="141ED2D8" w14:textId="77777777" w:rsidR="00DE7CC0" w:rsidRPr="009B247F" w:rsidRDefault="00DE7CC0" w:rsidP="00DE7CC0">
            <w:pPr>
              <w:rPr>
                <w:sz w:val="26"/>
                <w:szCs w:val="26"/>
                <w:lang w:val="es-ES"/>
              </w:rPr>
            </w:pPr>
            <w:r w:rsidRPr="009B247F">
              <w:rPr>
                <w:sz w:val="26"/>
                <w:szCs w:val="26"/>
                <w:lang w:val="es-ES"/>
              </w:rPr>
              <w:t>Từ khóa người dùng nhập vào</w:t>
            </w:r>
          </w:p>
        </w:tc>
      </w:tr>
    </w:tbl>
    <w:p w14:paraId="67221B46" w14:textId="77777777" w:rsidR="00DE7CC0" w:rsidRPr="009B247F" w:rsidRDefault="00DE7CC0" w:rsidP="00DE7CC0">
      <w:pPr>
        <w:ind w:firstLine="567"/>
        <w:rPr>
          <w:b/>
          <w:sz w:val="26"/>
          <w:szCs w:val="26"/>
          <w:lang w:val="es-ES"/>
        </w:rPr>
      </w:pPr>
      <w:r w:rsidRPr="009B247F">
        <w:rPr>
          <w:b/>
          <w:sz w:val="26"/>
          <w:szCs w:val="26"/>
          <w:lang w:val="es-ES"/>
        </w:rPr>
        <w:t>2.3.4.2 Thông điệp trả lời</w:t>
      </w:r>
    </w:p>
    <w:p w14:paraId="227D3029" w14:textId="77777777" w:rsidR="00DE7CC0" w:rsidRPr="009B247F" w:rsidRDefault="00DE7CC0" w:rsidP="00DE7CC0">
      <w:pPr>
        <w:rPr>
          <w:sz w:val="26"/>
          <w:szCs w:val="26"/>
          <w:lang w:val="es-ES"/>
        </w:rPr>
      </w:pPr>
      <w:r w:rsidRPr="009B247F">
        <w:rPr>
          <w:sz w:val="26"/>
          <w:szCs w:val="26"/>
          <w:lang w:val="es-ES"/>
        </w:rPr>
        <w:t xml:space="preserve">- Header status: </w:t>
      </w:r>
    </w:p>
    <w:p w14:paraId="37AD65AB" w14:textId="77777777" w:rsidR="00DE7CC0" w:rsidRPr="009B247F" w:rsidRDefault="00DE7CC0" w:rsidP="00DE7CC0">
      <w:pPr>
        <w:rPr>
          <w:sz w:val="26"/>
          <w:szCs w:val="26"/>
          <w:lang w:val="es-ES"/>
        </w:rPr>
      </w:pPr>
      <w:r w:rsidRPr="009B247F">
        <w:rPr>
          <w:sz w:val="26"/>
          <w:szCs w:val="26"/>
          <w:lang w:val="es-ES"/>
        </w:rPr>
        <w:t>- Header Content</w:t>
      </w:r>
    </w:p>
    <w:p w14:paraId="1222239F" w14:textId="1CFBDA75" w:rsidR="00DE7CC0" w:rsidRPr="009B247F" w:rsidRDefault="00DE7CC0" w:rsidP="00DE7CC0">
      <w:pPr>
        <w:rPr>
          <w:sz w:val="26"/>
          <w:szCs w:val="26"/>
          <w:lang w:val="es-ES"/>
        </w:rPr>
      </w:pPr>
      <w:r w:rsidRPr="009B247F">
        <w:rPr>
          <w:sz w:val="26"/>
          <w:szCs w:val="26"/>
          <w:lang w:val="es-ES"/>
        </w:rPr>
        <w:t>-Type:application/json;</w:t>
      </w:r>
      <w:r w:rsidR="009C2C9A" w:rsidRPr="009B247F">
        <w:rPr>
          <w:sz w:val="26"/>
          <w:szCs w:val="26"/>
          <w:lang w:val="es-ES"/>
        </w:rPr>
        <w:t xml:space="preserve"> </w:t>
      </w:r>
      <w:r w:rsidRPr="009B247F">
        <w:rPr>
          <w:sz w:val="26"/>
          <w:szCs w:val="26"/>
          <w:lang w:val="es-ES"/>
        </w:rPr>
        <w:t>charset=UTF-8</w:t>
      </w:r>
    </w:p>
    <w:p w14:paraId="42BD3DB7" w14:textId="77777777" w:rsidR="00DE7CC0" w:rsidRPr="009B247F" w:rsidRDefault="00DE7CC0" w:rsidP="00DE7CC0">
      <w:pPr>
        <w:rPr>
          <w:sz w:val="26"/>
          <w:szCs w:val="26"/>
          <w:lang w:val="es-ES"/>
        </w:rPr>
      </w:pPr>
      <w:r w:rsidRPr="009B247F">
        <w:rPr>
          <w:sz w:val="26"/>
          <w:szCs w:val="26"/>
          <w:lang w:val="es-ES"/>
        </w:rPr>
        <w:t xml:space="preserve"> - Json data </w:t>
      </w:r>
    </w:p>
    <w:p w14:paraId="70F55CBC" w14:textId="2491F0EA" w:rsidR="00DE7CC0" w:rsidRPr="009B247F" w:rsidRDefault="00C759AC" w:rsidP="00C759AC">
      <w:pPr>
        <w:pStyle w:val="Caption"/>
        <w:rPr>
          <w:rFonts w:ascii="Times New Roman" w:hAnsi="Times New Roman" w:cs="Times New Roman"/>
          <w:sz w:val="26"/>
          <w:szCs w:val="26"/>
          <w:lang w:val="es-ES"/>
        </w:rPr>
      </w:pPr>
      <w:bookmarkStart w:id="306" w:name="_Toc482441662"/>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19</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xml:space="preserve">: </w:t>
      </w:r>
      <w:r w:rsidR="00DE7CC0" w:rsidRPr="009B247F">
        <w:rPr>
          <w:rFonts w:ascii="Times New Roman" w:hAnsi="Times New Roman" w:cs="Times New Roman"/>
          <w:sz w:val="26"/>
          <w:szCs w:val="26"/>
          <w:lang w:val="es-ES"/>
        </w:rPr>
        <w:t>Trường hợp</w:t>
      </w:r>
      <w:r w:rsidRPr="009B247F">
        <w:rPr>
          <w:rFonts w:ascii="Times New Roman" w:hAnsi="Times New Roman" w:cs="Times New Roman"/>
          <w:sz w:val="26"/>
          <w:szCs w:val="26"/>
          <w:lang w:val="es-ES"/>
        </w:rPr>
        <w:t xml:space="preserve"> tìm kiếm</w:t>
      </w:r>
      <w:r w:rsidR="00DE7CC0" w:rsidRPr="009B247F">
        <w:rPr>
          <w:rFonts w:ascii="Times New Roman" w:hAnsi="Times New Roman" w:cs="Times New Roman"/>
          <w:sz w:val="26"/>
          <w:szCs w:val="26"/>
          <w:lang w:val="es-ES"/>
        </w:rPr>
        <w:t xml:space="preserve"> thành công hệ thống trả về</w:t>
      </w:r>
      <w:bookmarkEnd w:id="306"/>
    </w:p>
    <w:tbl>
      <w:tblPr>
        <w:tblStyle w:val="TableGrid"/>
        <w:tblW w:w="8217" w:type="dxa"/>
        <w:tblLook w:val="04A0" w:firstRow="1" w:lastRow="0" w:firstColumn="1" w:lastColumn="0" w:noHBand="0" w:noVBand="1"/>
      </w:tblPr>
      <w:tblGrid>
        <w:gridCol w:w="2122"/>
        <w:gridCol w:w="6095"/>
      </w:tblGrid>
      <w:tr w:rsidR="00DE7CC0" w:rsidRPr="009B247F" w14:paraId="309E85A9" w14:textId="77777777" w:rsidTr="00847CB8">
        <w:tc>
          <w:tcPr>
            <w:tcW w:w="2122" w:type="dxa"/>
          </w:tcPr>
          <w:p w14:paraId="0FF38E89" w14:textId="77777777" w:rsidR="00DE7CC0" w:rsidRPr="009B247F" w:rsidRDefault="00DE7CC0" w:rsidP="00DE7CC0">
            <w:pPr>
              <w:rPr>
                <w:b/>
                <w:sz w:val="26"/>
                <w:szCs w:val="26"/>
                <w:lang w:val="es-ES"/>
              </w:rPr>
            </w:pPr>
            <w:r w:rsidRPr="009B247F">
              <w:rPr>
                <w:b/>
                <w:sz w:val="26"/>
                <w:szCs w:val="26"/>
                <w:lang w:val="es-ES"/>
              </w:rPr>
              <w:t>Trường</w:t>
            </w:r>
          </w:p>
        </w:tc>
        <w:tc>
          <w:tcPr>
            <w:tcW w:w="6095" w:type="dxa"/>
          </w:tcPr>
          <w:p w14:paraId="0DAFE987" w14:textId="77777777" w:rsidR="00DE7CC0" w:rsidRPr="009B247F" w:rsidRDefault="00DE7CC0" w:rsidP="00DE7CC0">
            <w:pPr>
              <w:rPr>
                <w:b/>
                <w:sz w:val="26"/>
                <w:szCs w:val="26"/>
                <w:lang w:val="es-ES"/>
              </w:rPr>
            </w:pPr>
            <w:r w:rsidRPr="009B247F">
              <w:rPr>
                <w:b/>
                <w:sz w:val="26"/>
                <w:szCs w:val="26"/>
                <w:lang w:val="es-ES"/>
              </w:rPr>
              <w:t>Kết quả</w:t>
            </w:r>
          </w:p>
        </w:tc>
      </w:tr>
      <w:tr w:rsidR="00DE7CC0" w:rsidRPr="009B247F" w14:paraId="1CFF0FB0" w14:textId="77777777" w:rsidTr="00847CB8">
        <w:tc>
          <w:tcPr>
            <w:tcW w:w="2122" w:type="dxa"/>
          </w:tcPr>
          <w:p w14:paraId="4C7A5EEA" w14:textId="77777777" w:rsidR="00DE7CC0" w:rsidRPr="009B247F" w:rsidRDefault="00DE7CC0" w:rsidP="00DE7CC0">
            <w:pPr>
              <w:rPr>
                <w:b/>
                <w:sz w:val="26"/>
                <w:szCs w:val="26"/>
                <w:lang w:val="es-ES"/>
              </w:rPr>
            </w:pPr>
            <w:r w:rsidRPr="009B247F">
              <w:rPr>
                <w:sz w:val="26"/>
                <w:szCs w:val="26"/>
              </w:rPr>
              <w:t>Header status</w:t>
            </w:r>
          </w:p>
        </w:tc>
        <w:tc>
          <w:tcPr>
            <w:tcW w:w="6095" w:type="dxa"/>
          </w:tcPr>
          <w:p w14:paraId="0D980B88" w14:textId="77777777" w:rsidR="00DE7CC0" w:rsidRPr="009B247F" w:rsidRDefault="00DE7CC0" w:rsidP="00DE7CC0">
            <w:pPr>
              <w:rPr>
                <w:b/>
                <w:sz w:val="26"/>
                <w:szCs w:val="26"/>
                <w:lang w:val="es-ES"/>
              </w:rPr>
            </w:pPr>
            <w:r w:rsidRPr="009B247F">
              <w:rPr>
                <w:sz w:val="26"/>
                <w:szCs w:val="26"/>
              </w:rPr>
              <w:t>200</w:t>
            </w:r>
          </w:p>
        </w:tc>
      </w:tr>
      <w:tr w:rsidR="00DE7CC0" w:rsidRPr="009B247F" w14:paraId="7145A3A8" w14:textId="77777777" w:rsidTr="00847CB8">
        <w:tc>
          <w:tcPr>
            <w:tcW w:w="2122" w:type="dxa"/>
          </w:tcPr>
          <w:p w14:paraId="00099E05" w14:textId="77777777" w:rsidR="00DE7CC0" w:rsidRPr="009B247F" w:rsidRDefault="00DE7CC0" w:rsidP="00DE7CC0">
            <w:pPr>
              <w:rPr>
                <w:b/>
                <w:sz w:val="26"/>
                <w:szCs w:val="26"/>
                <w:lang w:val="es-ES"/>
              </w:rPr>
            </w:pPr>
            <w:r w:rsidRPr="009B247F">
              <w:rPr>
                <w:sz w:val="26"/>
                <w:szCs w:val="26"/>
              </w:rPr>
              <w:t>Header ContentType</w:t>
            </w:r>
          </w:p>
        </w:tc>
        <w:tc>
          <w:tcPr>
            <w:tcW w:w="6095" w:type="dxa"/>
          </w:tcPr>
          <w:p w14:paraId="0BFFD972" w14:textId="77777777" w:rsidR="00DE7CC0" w:rsidRPr="009B247F" w:rsidRDefault="00DE7CC0" w:rsidP="00DE7CC0">
            <w:pPr>
              <w:rPr>
                <w:b/>
                <w:sz w:val="26"/>
                <w:szCs w:val="26"/>
                <w:lang w:val="es-ES"/>
              </w:rPr>
            </w:pPr>
            <w:r w:rsidRPr="009B247F">
              <w:rPr>
                <w:sz w:val="26"/>
                <w:szCs w:val="26"/>
              </w:rPr>
              <w:t>application/json;charset=UTF-8</w:t>
            </w:r>
          </w:p>
        </w:tc>
      </w:tr>
      <w:tr w:rsidR="00DE7CC0" w:rsidRPr="009B247F" w14:paraId="1F011A00" w14:textId="77777777" w:rsidTr="00847CB8">
        <w:tc>
          <w:tcPr>
            <w:tcW w:w="2122" w:type="dxa"/>
          </w:tcPr>
          <w:p w14:paraId="17A46933" w14:textId="77777777" w:rsidR="00DE7CC0" w:rsidRPr="009B247F" w:rsidRDefault="00DE7CC0" w:rsidP="00DE7CC0">
            <w:pPr>
              <w:rPr>
                <w:sz w:val="26"/>
                <w:szCs w:val="26"/>
              </w:rPr>
            </w:pPr>
            <w:r w:rsidRPr="009B247F">
              <w:rPr>
                <w:sz w:val="26"/>
                <w:szCs w:val="26"/>
              </w:rPr>
              <w:t>Json data</w:t>
            </w:r>
          </w:p>
        </w:tc>
        <w:tc>
          <w:tcPr>
            <w:tcW w:w="6095" w:type="dxa"/>
          </w:tcPr>
          <w:p w14:paraId="19649309" w14:textId="6D2BFBBE" w:rsidR="00DE7CC0" w:rsidRPr="009B247F" w:rsidRDefault="00DE7CC0" w:rsidP="00DE7CC0">
            <w:pPr>
              <w:rPr>
                <w:sz w:val="26"/>
                <w:szCs w:val="26"/>
              </w:rPr>
            </w:pPr>
            <w:r w:rsidRPr="009B247F">
              <w:rPr>
                <w:sz w:val="26"/>
                <w:szCs w:val="26"/>
              </w:rPr>
              <w:t xml:space="preserve">Trả về là một </w:t>
            </w:r>
            <w:r w:rsidR="00851B05" w:rsidRPr="009B247F">
              <w:rPr>
                <w:sz w:val="26"/>
                <w:szCs w:val="26"/>
              </w:rPr>
              <w:t>đối tượng</w:t>
            </w:r>
            <w:r w:rsidRPr="009B247F">
              <w:rPr>
                <w:sz w:val="26"/>
                <w:szCs w:val="26"/>
              </w:rPr>
              <w:t xml:space="preserve"> bao gồm các thuộc tính sau: </w:t>
            </w:r>
          </w:p>
          <w:p w14:paraId="42697B03" w14:textId="77777777" w:rsidR="00DE7CC0" w:rsidRPr="009B247F" w:rsidRDefault="00DE7CC0" w:rsidP="00DE7CC0">
            <w:pPr>
              <w:rPr>
                <w:sz w:val="26"/>
                <w:szCs w:val="26"/>
              </w:rPr>
            </w:pPr>
            <w:r w:rsidRPr="009B247F">
              <w:rPr>
                <w:sz w:val="26"/>
                <w:szCs w:val="26"/>
              </w:rPr>
              <w:t>+ result: cho biết kết quả tìm kiếm</w:t>
            </w:r>
          </w:p>
          <w:p w14:paraId="63A10B83" w14:textId="56E8DC42" w:rsidR="00DE7CC0" w:rsidRPr="009B247F" w:rsidRDefault="00DE7CC0" w:rsidP="00DE7CC0">
            <w:pPr>
              <w:rPr>
                <w:sz w:val="26"/>
                <w:szCs w:val="26"/>
              </w:rPr>
            </w:pPr>
            <w:r w:rsidRPr="009B247F">
              <w:rPr>
                <w:sz w:val="26"/>
                <w:szCs w:val="26"/>
              </w:rPr>
              <w:t>+ data: trả về mảng các gói thầu chưa các thông tin title,</w:t>
            </w:r>
            <w:r w:rsidR="008A7F7B" w:rsidRPr="009B247F">
              <w:rPr>
                <w:sz w:val="26"/>
                <w:szCs w:val="26"/>
              </w:rPr>
              <w:t xml:space="preserve"> </w:t>
            </w:r>
            <w:r w:rsidRPr="009B247F">
              <w:rPr>
                <w:sz w:val="26"/>
                <w:szCs w:val="26"/>
              </w:rPr>
              <w:t>link,</w:t>
            </w:r>
            <w:ins w:id="307" w:author="Windows User" w:date="2017-05-08T09:33:00Z">
              <w:r w:rsidR="008A7F7B" w:rsidRPr="009B247F">
                <w:rPr>
                  <w:sz w:val="26"/>
                  <w:szCs w:val="26"/>
                </w:rPr>
                <w:t xml:space="preserve"> </w:t>
              </w:r>
            </w:ins>
            <w:r w:rsidR="009C2C9A" w:rsidRPr="009B247F">
              <w:rPr>
                <w:sz w:val="26"/>
                <w:szCs w:val="26"/>
              </w:rPr>
              <w:t>bidder,….</w:t>
            </w:r>
          </w:p>
          <w:p w14:paraId="3443903C" w14:textId="77777777" w:rsidR="00DE7CC0" w:rsidRPr="009B247F" w:rsidRDefault="00DE7CC0" w:rsidP="00DE7CC0">
            <w:pPr>
              <w:rPr>
                <w:sz w:val="26"/>
                <w:szCs w:val="26"/>
              </w:rPr>
            </w:pPr>
          </w:p>
        </w:tc>
      </w:tr>
    </w:tbl>
    <w:p w14:paraId="19D5DABC" w14:textId="77777777" w:rsidR="00DE7CC0" w:rsidRPr="009B247F" w:rsidRDefault="00DE7CC0" w:rsidP="00DE7CC0">
      <w:pPr>
        <w:rPr>
          <w:b/>
          <w:sz w:val="26"/>
          <w:szCs w:val="26"/>
        </w:rPr>
      </w:pPr>
    </w:p>
    <w:p w14:paraId="3C3518BE" w14:textId="77777777" w:rsidR="00DE7CC0" w:rsidRPr="009B247F" w:rsidRDefault="00DE7CC0" w:rsidP="00DE7CC0">
      <w:pPr>
        <w:pStyle w:val="Heading4"/>
        <w:jc w:val="left"/>
        <w:rPr>
          <w:rFonts w:ascii="Times New Roman" w:hAnsi="Times New Roman" w:cs="Times New Roman"/>
          <w:lang w:val="es-ES"/>
        </w:rPr>
      </w:pPr>
      <w:bookmarkStart w:id="308" w:name="_Toc482441540"/>
      <w:r w:rsidRPr="009B247F">
        <w:rPr>
          <w:rFonts w:ascii="Times New Roman" w:hAnsi="Times New Roman" w:cs="Times New Roman"/>
          <w:lang w:val="es-ES"/>
        </w:rPr>
        <w:t>2.3.5 Hàm thêm từ khóa</w:t>
      </w:r>
      <w:bookmarkEnd w:id="308"/>
    </w:p>
    <w:p w14:paraId="5C02FE93" w14:textId="5240DB73" w:rsidR="00DE7CC0" w:rsidRPr="009B247F" w:rsidRDefault="00DE7CC0" w:rsidP="00DE7CC0">
      <w:pPr>
        <w:ind w:firstLine="567"/>
        <w:rPr>
          <w:b/>
          <w:sz w:val="26"/>
          <w:szCs w:val="26"/>
          <w:lang w:val="es-ES"/>
        </w:rPr>
      </w:pPr>
      <w:r w:rsidRPr="009B247F">
        <w:rPr>
          <w:b/>
          <w:sz w:val="26"/>
          <w:szCs w:val="26"/>
          <w:lang w:val="es-ES"/>
        </w:rPr>
        <w:t>2.3.5.1 Mô tả</w:t>
      </w:r>
    </w:p>
    <w:p w14:paraId="1D2F9AE1" w14:textId="27D6AB05" w:rsidR="00C759AC" w:rsidRPr="009B247F" w:rsidRDefault="00C759AC" w:rsidP="00C759AC">
      <w:pPr>
        <w:pStyle w:val="Caption"/>
        <w:rPr>
          <w:rFonts w:ascii="Times New Roman" w:hAnsi="Times New Roman" w:cs="Times New Roman"/>
          <w:sz w:val="26"/>
          <w:szCs w:val="26"/>
          <w:lang w:val="es-ES"/>
        </w:rPr>
      </w:pPr>
      <w:bookmarkStart w:id="309" w:name="_Toc482441663"/>
      <w:r w:rsidRPr="009B247F">
        <w:rPr>
          <w:rFonts w:ascii="Times New Roman" w:hAnsi="Times New Roman" w:cs="Times New Roman"/>
          <w:sz w:val="26"/>
          <w:szCs w:val="26"/>
          <w:lang w:val="es-ES"/>
        </w:rPr>
        <w:lastRenderedPageBreak/>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20</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Mô tả hàm thêm từ khóa</w:t>
      </w:r>
      <w:bookmarkEnd w:id="309"/>
    </w:p>
    <w:tbl>
      <w:tblPr>
        <w:tblStyle w:val="TableGrid"/>
        <w:tblW w:w="8217" w:type="dxa"/>
        <w:tblLook w:val="04A0" w:firstRow="1" w:lastRow="0" w:firstColumn="1" w:lastColumn="0" w:noHBand="0" w:noVBand="1"/>
      </w:tblPr>
      <w:tblGrid>
        <w:gridCol w:w="2263"/>
        <w:gridCol w:w="5954"/>
      </w:tblGrid>
      <w:tr w:rsidR="00DE7CC0" w:rsidRPr="008417F0" w14:paraId="3B47FF7B" w14:textId="77777777" w:rsidTr="00847CB8">
        <w:tc>
          <w:tcPr>
            <w:tcW w:w="2263" w:type="dxa"/>
          </w:tcPr>
          <w:p w14:paraId="79ED272A" w14:textId="77777777" w:rsidR="00DE7CC0" w:rsidRPr="009B247F" w:rsidRDefault="00DE7CC0" w:rsidP="00DE7CC0">
            <w:pPr>
              <w:rPr>
                <w:b/>
                <w:sz w:val="26"/>
                <w:szCs w:val="26"/>
                <w:lang w:val="es-ES"/>
              </w:rPr>
            </w:pPr>
            <w:r w:rsidRPr="009B247F">
              <w:rPr>
                <w:sz w:val="26"/>
                <w:szCs w:val="26"/>
              </w:rPr>
              <w:t>Request URL</w:t>
            </w:r>
          </w:p>
        </w:tc>
        <w:tc>
          <w:tcPr>
            <w:tcW w:w="5954" w:type="dxa"/>
          </w:tcPr>
          <w:p w14:paraId="1A046754" w14:textId="77777777" w:rsidR="00DE7CC0" w:rsidRPr="009B247F" w:rsidRDefault="00DE7CC0" w:rsidP="00DE7CC0">
            <w:pPr>
              <w:pStyle w:val="HTMLPreformatted"/>
              <w:shd w:val="clear" w:color="auto" w:fill="FFFFFF"/>
              <w:rPr>
                <w:rFonts w:ascii="Times New Roman" w:hAnsi="Times New Roman" w:cs="Times New Roman"/>
                <w:i/>
                <w:sz w:val="26"/>
                <w:szCs w:val="26"/>
              </w:rPr>
            </w:pPr>
            <w:r w:rsidRPr="009B247F">
              <w:rPr>
                <w:rFonts w:ascii="Times New Roman" w:hAnsi="Times New Roman" w:cs="Times New Roman"/>
                <w:bCs/>
                <w:i/>
                <w:sz w:val="26"/>
                <w:szCs w:val="26"/>
              </w:rPr>
              <w:t>http://</w:t>
            </w:r>
            <w:r w:rsidR="00BE1ED1" w:rsidRPr="009B247F">
              <w:rPr>
                <w:rFonts w:ascii="Times New Roman" w:hAnsi="Times New Roman" w:cs="Times New Roman"/>
                <w:bCs/>
                <w:i/>
                <w:sz w:val="26"/>
                <w:szCs w:val="26"/>
                <w:lang w:val="es-ES"/>
              </w:rPr>
              <w:t>server</w:t>
            </w:r>
            <w:r w:rsidRPr="009B247F">
              <w:rPr>
                <w:rFonts w:ascii="Times New Roman" w:hAnsi="Times New Roman" w:cs="Times New Roman"/>
                <w:bCs/>
                <w:i/>
                <w:sz w:val="26"/>
                <w:szCs w:val="26"/>
              </w:rPr>
              <w:t>/goithau/android/key</w:t>
            </w:r>
            <w:r w:rsidRPr="009B247F">
              <w:rPr>
                <w:rFonts w:ascii="Times New Roman" w:hAnsi="Times New Roman" w:cs="Times New Roman"/>
                <w:bCs/>
                <w:i/>
                <w:sz w:val="26"/>
                <w:szCs w:val="26"/>
                <w:lang w:val="es-ES"/>
              </w:rPr>
              <w:t>word</w:t>
            </w:r>
            <w:r w:rsidRPr="009B247F">
              <w:rPr>
                <w:rFonts w:ascii="Times New Roman" w:hAnsi="Times New Roman" w:cs="Times New Roman"/>
                <w:bCs/>
                <w:i/>
                <w:sz w:val="26"/>
                <w:szCs w:val="26"/>
              </w:rPr>
              <w:t>.php</w:t>
            </w:r>
          </w:p>
          <w:p w14:paraId="35FCB8BD" w14:textId="77777777" w:rsidR="00DE7CC0" w:rsidRPr="009B247F" w:rsidRDefault="00DE7CC0" w:rsidP="00DE7CC0">
            <w:pPr>
              <w:rPr>
                <w:i/>
                <w:sz w:val="26"/>
                <w:szCs w:val="26"/>
                <w:lang w:val="vi-VN"/>
              </w:rPr>
            </w:pPr>
          </w:p>
        </w:tc>
      </w:tr>
      <w:tr w:rsidR="00DE7CC0" w:rsidRPr="009B247F" w14:paraId="1AA05484" w14:textId="77777777" w:rsidTr="00847CB8">
        <w:tc>
          <w:tcPr>
            <w:tcW w:w="2263" w:type="dxa"/>
          </w:tcPr>
          <w:p w14:paraId="5420DCD6" w14:textId="77777777" w:rsidR="00DE7CC0" w:rsidRPr="009B247F" w:rsidRDefault="00DE7CC0" w:rsidP="00DE7CC0">
            <w:pPr>
              <w:rPr>
                <w:b/>
                <w:sz w:val="26"/>
                <w:szCs w:val="26"/>
                <w:lang w:val="es-ES"/>
              </w:rPr>
            </w:pPr>
            <w:r w:rsidRPr="009B247F">
              <w:rPr>
                <w:sz w:val="26"/>
                <w:szCs w:val="26"/>
              </w:rPr>
              <w:t>Request Method</w:t>
            </w:r>
          </w:p>
        </w:tc>
        <w:tc>
          <w:tcPr>
            <w:tcW w:w="5954" w:type="dxa"/>
          </w:tcPr>
          <w:p w14:paraId="0BC4DEB4" w14:textId="77777777" w:rsidR="00DE7CC0" w:rsidRPr="009B247F" w:rsidRDefault="00DE7CC0" w:rsidP="00DE7CC0">
            <w:pPr>
              <w:rPr>
                <w:sz w:val="26"/>
                <w:szCs w:val="26"/>
                <w:lang w:val="es-ES"/>
              </w:rPr>
            </w:pPr>
            <w:r w:rsidRPr="009B247F">
              <w:rPr>
                <w:sz w:val="26"/>
                <w:szCs w:val="26"/>
                <w:lang w:val="es-ES"/>
              </w:rPr>
              <w:t>POST</w:t>
            </w:r>
          </w:p>
        </w:tc>
      </w:tr>
      <w:tr w:rsidR="00DE7CC0" w:rsidRPr="009B247F" w14:paraId="19952E66" w14:textId="77777777" w:rsidTr="00847CB8">
        <w:tc>
          <w:tcPr>
            <w:tcW w:w="2263" w:type="dxa"/>
          </w:tcPr>
          <w:p w14:paraId="13D71D7A" w14:textId="77777777" w:rsidR="00DE7CC0" w:rsidRPr="009B247F" w:rsidRDefault="00DE7CC0" w:rsidP="00DE7CC0">
            <w:pPr>
              <w:rPr>
                <w:b/>
                <w:sz w:val="26"/>
                <w:szCs w:val="26"/>
                <w:lang w:val="es-ES"/>
              </w:rPr>
            </w:pPr>
            <w:r w:rsidRPr="009B247F">
              <w:rPr>
                <w:sz w:val="26"/>
                <w:szCs w:val="26"/>
              </w:rPr>
              <w:t>Request Header</w:t>
            </w:r>
          </w:p>
        </w:tc>
        <w:tc>
          <w:tcPr>
            <w:tcW w:w="5954" w:type="dxa"/>
          </w:tcPr>
          <w:p w14:paraId="3E929CC6" w14:textId="77777777" w:rsidR="00DE7CC0" w:rsidRPr="009B247F" w:rsidRDefault="00DE7CC0" w:rsidP="00DE7CC0">
            <w:pPr>
              <w:rPr>
                <w:b/>
                <w:sz w:val="26"/>
                <w:szCs w:val="26"/>
                <w:lang w:val="es-ES"/>
              </w:rPr>
            </w:pPr>
            <w:r w:rsidRPr="009B247F">
              <w:rPr>
                <w:sz w:val="26"/>
                <w:szCs w:val="26"/>
              </w:rPr>
              <w:t>Content-Type: application/json</w:t>
            </w:r>
          </w:p>
        </w:tc>
      </w:tr>
      <w:tr w:rsidR="00DE7CC0" w:rsidRPr="009B247F" w14:paraId="354C4E4F" w14:textId="77777777" w:rsidTr="00847CB8">
        <w:tc>
          <w:tcPr>
            <w:tcW w:w="2263" w:type="dxa"/>
          </w:tcPr>
          <w:p w14:paraId="0B21CA10" w14:textId="77777777" w:rsidR="00DE7CC0" w:rsidRPr="009B247F" w:rsidRDefault="00DE7CC0" w:rsidP="00DE7CC0">
            <w:pPr>
              <w:rPr>
                <w:b/>
                <w:sz w:val="26"/>
                <w:szCs w:val="26"/>
                <w:lang w:val="es-ES"/>
              </w:rPr>
            </w:pPr>
            <w:r w:rsidRPr="009B247F">
              <w:rPr>
                <w:sz w:val="26"/>
                <w:szCs w:val="26"/>
              </w:rPr>
              <w:t>Form data</w:t>
            </w:r>
          </w:p>
        </w:tc>
        <w:tc>
          <w:tcPr>
            <w:tcW w:w="5954" w:type="dxa"/>
          </w:tcPr>
          <w:p w14:paraId="2A517479" w14:textId="11457EBD" w:rsidR="00DE7CC0" w:rsidRPr="009B247F" w:rsidRDefault="00D740EC" w:rsidP="00DE7CC0">
            <w:pPr>
              <w:rPr>
                <w:sz w:val="26"/>
                <w:szCs w:val="26"/>
                <w:lang w:val="es-ES"/>
              </w:rPr>
            </w:pPr>
            <w:r>
              <w:rPr>
                <w:sz w:val="26"/>
                <w:szCs w:val="26"/>
                <w:lang w:val="es-ES"/>
              </w:rPr>
              <w:t>Đối tượng gửi đi</w:t>
            </w:r>
            <w:r w:rsidR="00DE7CC0" w:rsidRPr="009B247F">
              <w:rPr>
                <w:sz w:val="26"/>
                <w:szCs w:val="26"/>
                <w:lang w:val="es-ES"/>
              </w:rPr>
              <w:t xml:space="preserve"> bao gồm </w:t>
            </w:r>
          </w:p>
          <w:p w14:paraId="11EE0354" w14:textId="77777777" w:rsidR="00DE7CC0" w:rsidRPr="009B247F" w:rsidRDefault="00DE7CC0" w:rsidP="00DE7CC0">
            <w:pPr>
              <w:rPr>
                <w:sz w:val="26"/>
                <w:szCs w:val="26"/>
                <w:lang w:val="es-ES"/>
              </w:rPr>
            </w:pPr>
            <w:r w:rsidRPr="009B247F">
              <w:rPr>
                <w:sz w:val="26"/>
                <w:szCs w:val="26"/>
                <w:lang w:val="es-ES"/>
              </w:rPr>
              <w:t xml:space="preserve">  { </w:t>
            </w:r>
          </w:p>
          <w:p w14:paraId="730257EC" w14:textId="77777777" w:rsidR="00DE7CC0" w:rsidRPr="009B247F" w:rsidRDefault="00DE7CC0" w:rsidP="00DE7CC0">
            <w:pPr>
              <w:rPr>
                <w:sz w:val="26"/>
                <w:szCs w:val="26"/>
                <w:lang w:val="es-ES"/>
              </w:rPr>
            </w:pPr>
            <w:r w:rsidRPr="009B247F">
              <w:rPr>
                <w:sz w:val="26"/>
                <w:szCs w:val="26"/>
                <w:lang w:val="es-ES"/>
              </w:rPr>
              <w:t xml:space="preserve">      “add”: {},</w:t>
            </w:r>
          </w:p>
          <w:p w14:paraId="3BF3F198" w14:textId="4D403945" w:rsidR="00DE7CC0" w:rsidRPr="009B247F" w:rsidRDefault="00DE7CC0" w:rsidP="00DE7CC0">
            <w:pPr>
              <w:rPr>
                <w:sz w:val="26"/>
                <w:szCs w:val="26"/>
                <w:lang w:val="es-ES"/>
              </w:rPr>
            </w:pPr>
            <w:r w:rsidRPr="009B247F">
              <w:rPr>
                <w:sz w:val="26"/>
                <w:szCs w:val="26"/>
                <w:lang w:val="es-ES"/>
              </w:rPr>
              <w:t xml:space="preserve">      “key_</w:t>
            </w:r>
            <w:r w:rsidR="009C2C9A" w:rsidRPr="009B247F">
              <w:rPr>
                <w:sz w:val="26"/>
                <w:szCs w:val="26"/>
                <w:lang w:val="es-ES"/>
              </w:rPr>
              <w:t>word”: {keywork</w:t>
            </w:r>
            <w:r w:rsidR="00C72854" w:rsidRPr="009B247F">
              <w:rPr>
                <w:sz w:val="26"/>
                <w:szCs w:val="26"/>
                <w:lang w:val="es-ES"/>
              </w:rPr>
              <w:t>},</w:t>
            </w:r>
          </w:p>
          <w:p w14:paraId="18882D9C" w14:textId="33722551" w:rsidR="00DE7CC0" w:rsidRPr="009B247F" w:rsidRDefault="00FD6294" w:rsidP="00DE7CC0">
            <w:pPr>
              <w:rPr>
                <w:sz w:val="26"/>
                <w:szCs w:val="26"/>
                <w:lang w:val="es-ES"/>
              </w:rPr>
            </w:pPr>
            <w:r>
              <w:rPr>
                <w:sz w:val="26"/>
                <w:szCs w:val="26"/>
                <w:lang w:val="es-ES"/>
              </w:rPr>
              <w:t xml:space="preserve">      “id”</w:t>
            </w:r>
            <w:r w:rsidR="00DE7CC0" w:rsidRPr="009B247F">
              <w:rPr>
                <w:sz w:val="26"/>
                <w:szCs w:val="26"/>
                <w:lang w:val="es-ES"/>
              </w:rPr>
              <w:t>: {user_id}</w:t>
            </w:r>
          </w:p>
          <w:p w14:paraId="3B4A87E6" w14:textId="77777777" w:rsidR="00DE7CC0" w:rsidRPr="009B247F" w:rsidRDefault="00DE7CC0" w:rsidP="00DE7CC0">
            <w:pPr>
              <w:rPr>
                <w:b/>
                <w:sz w:val="26"/>
                <w:szCs w:val="26"/>
                <w:lang w:val="es-ES"/>
              </w:rPr>
            </w:pPr>
            <w:r w:rsidRPr="009B247F">
              <w:rPr>
                <w:sz w:val="26"/>
                <w:szCs w:val="26"/>
                <w:lang w:val="es-ES"/>
              </w:rPr>
              <w:t xml:space="preserve">   }</w:t>
            </w:r>
          </w:p>
        </w:tc>
      </w:tr>
    </w:tbl>
    <w:p w14:paraId="4B64F8AD" w14:textId="77777777" w:rsidR="00DE7CC0" w:rsidRPr="009B247F" w:rsidRDefault="00DE7CC0" w:rsidP="00DE7CC0">
      <w:pPr>
        <w:rPr>
          <w:sz w:val="26"/>
          <w:szCs w:val="26"/>
          <w:lang w:val="es-ES"/>
        </w:rPr>
      </w:pPr>
    </w:p>
    <w:p w14:paraId="7BA4E5BA" w14:textId="57E4069F" w:rsidR="00DE7CC0" w:rsidRPr="009B247F" w:rsidRDefault="00DE7CC0" w:rsidP="00DE7CC0">
      <w:pPr>
        <w:ind w:firstLine="567"/>
        <w:rPr>
          <w:b/>
          <w:sz w:val="26"/>
          <w:szCs w:val="26"/>
          <w:lang w:val="es-ES"/>
        </w:rPr>
      </w:pPr>
      <w:r w:rsidRPr="009B247F">
        <w:rPr>
          <w:b/>
          <w:sz w:val="26"/>
          <w:szCs w:val="26"/>
          <w:lang w:val="es-ES"/>
        </w:rPr>
        <w:t>2.3.5.2 Thông điệp yêu cầu</w:t>
      </w:r>
    </w:p>
    <w:p w14:paraId="61DEEDCE" w14:textId="0CD66BA4" w:rsidR="00C759AC" w:rsidRPr="009B247F" w:rsidRDefault="00C759AC" w:rsidP="00C759AC">
      <w:pPr>
        <w:pStyle w:val="Caption"/>
        <w:rPr>
          <w:rFonts w:ascii="Times New Roman" w:hAnsi="Times New Roman" w:cs="Times New Roman"/>
          <w:sz w:val="26"/>
          <w:szCs w:val="26"/>
          <w:lang w:val="es-ES"/>
        </w:rPr>
      </w:pPr>
      <w:bookmarkStart w:id="310" w:name="_Toc482441664"/>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21</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Thông điệp yêu cầu hàm thêm từ khóa</w:t>
      </w:r>
      <w:bookmarkEnd w:id="310"/>
    </w:p>
    <w:p w14:paraId="000E0B75" w14:textId="77777777" w:rsidR="00DE7CC0" w:rsidRPr="009B247F" w:rsidRDefault="00DE7CC0" w:rsidP="00DE7CC0">
      <w:pPr>
        <w:ind w:firstLine="567"/>
        <w:rPr>
          <w:b/>
          <w:sz w:val="26"/>
          <w:szCs w:val="26"/>
          <w:lang w:val="es-ES"/>
        </w:rPr>
      </w:pPr>
    </w:p>
    <w:tbl>
      <w:tblPr>
        <w:tblStyle w:val="TableGrid"/>
        <w:tblW w:w="0" w:type="auto"/>
        <w:tblLook w:val="04A0" w:firstRow="1" w:lastRow="0" w:firstColumn="1" w:lastColumn="0" w:noHBand="0" w:noVBand="1"/>
      </w:tblPr>
      <w:tblGrid>
        <w:gridCol w:w="2194"/>
        <w:gridCol w:w="2194"/>
        <w:gridCol w:w="1703"/>
        <w:gridCol w:w="2195"/>
      </w:tblGrid>
      <w:tr w:rsidR="00DE7CC0" w:rsidRPr="009B247F" w14:paraId="3CF99E0E" w14:textId="77777777" w:rsidTr="00847CB8">
        <w:tc>
          <w:tcPr>
            <w:tcW w:w="2194" w:type="dxa"/>
          </w:tcPr>
          <w:p w14:paraId="35DA36C9" w14:textId="77777777" w:rsidR="00DE7CC0" w:rsidRPr="009B247F" w:rsidRDefault="00DE7CC0" w:rsidP="00DE7CC0">
            <w:pPr>
              <w:rPr>
                <w:b/>
                <w:sz w:val="26"/>
                <w:szCs w:val="26"/>
                <w:lang w:val="es-ES"/>
              </w:rPr>
            </w:pPr>
            <w:r w:rsidRPr="009B247F">
              <w:rPr>
                <w:b/>
                <w:sz w:val="26"/>
                <w:szCs w:val="26"/>
              </w:rPr>
              <w:t>Dữ liệu đầu vào</w:t>
            </w:r>
          </w:p>
        </w:tc>
        <w:tc>
          <w:tcPr>
            <w:tcW w:w="2194" w:type="dxa"/>
          </w:tcPr>
          <w:p w14:paraId="0F74881A" w14:textId="77777777" w:rsidR="00DE7CC0" w:rsidRPr="009B247F" w:rsidRDefault="00DE7CC0" w:rsidP="00DE7CC0">
            <w:pPr>
              <w:rPr>
                <w:b/>
                <w:sz w:val="26"/>
                <w:szCs w:val="26"/>
                <w:lang w:val="es-ES"/>
              </w:rPr>
            </w:pPr>
            <w:r w:rsidRPr="009B247F">
              <w:rPr>
                <w:b/>
                <w:sz w:val="26"/>
                <w:szCs w:val="26"/>
              </w:rPr>
              <w:t>Tên Field</w:t>
            </w:r>
          </w:p>
        </w:tc>
        <w:tc>
          <w:tcPr>
            <w:tcW w:w="1703" w:type="dxa"/>
          </w:tcPr>
          <w:p w14:paraId="04960EB6" w14:textId="77777777" w:rsidR="00DE7CC0" w:rsidRPr="009B247F" w:rsidRDefault="00DE7CC0" w:rsidP="00DE7CC0">
            <w:pPr>
              <w:rPr>
                <w:b/>
                <w:sz w:val="26"/>
                <w:szCs w:val="26"/>
                <w:lang w:val="es-ES"/>
              </w:rPr>
            </w:pPr>
            <w:r w:rsidRPr="009B247F">
              <w:rPr>
                <w:b/>
                <w:sz w:val="26"/>
                <w:szCs w:val="26"/>
              </w:rPr>
              <w:t>Kiểu dữ liệu</w:t>
            </w:r>
          </w:p>
        </w:tc>
        <w:tc>
          <w:tcPr>
            <w:tcW w:w="2195" w:type="dxa"/>
          </w:tcPr>
          <w:p w14:paraId="0BBF179D" w14:textId="77777777" w:rsidR="00DE7CC0" w:rsidRPr="009B247F" w:rsidRDefault="00DE7CC0" w:rsidP="00DE7CC0">
            <w:pPr>
              <w:rPr>
                <w:b/>
                <w:sz w:val="26"/>
                <w:szCs w:val="26"/>
                <w:lang w:val="es-ES"/>
              </w:rPr>
            </w:pPr>
            <w:r w:rsidRPr="009B247F">
              <w:rPr>
                <w:b/>
                <w:sz w:val="26"/>
                <w:szCs w:val="26"/>
              </w:rPr>
              <w:t>Ghi chú</w:t>
            </w:r>
          </w:p>
        </w:tc>
      </w:tr>
      <w:tr w:rsidR="00DE7CC0" w:rsidRPr="008417F0" w14:paraId="39CB5E9E" w14:textId="77777777" w:rsidTr="00847CB8">
        <w:tc>
          <w:tcPr>
            <w:tcW w:w="2194" w:type="dxa"/>
          </w:tcPr>
          <w:p w14:paraId="4F314585" w14:textId="77777777" w:rsidR="00DE7CC0" w:rsidRPr="009B247F" w:rsidRDefault="00DE7CC0" w:rsidP="00DE7CC0">
            <w:pPr>
              <w:rPr>
                <w:sz w:val="26"/>
                <w:szCs w:val="26"/>
                <w:lang w:val="es-ES"/>
              </w:rPr>
            </w:pPr>
            <w:r w:rsidRPr="009B247F">
              <w:rPr>
                <w:sz w:val="26"/>
                <w:szCs w:val="26"/>
                <w:lang w:val="es-ES"/>
              </w:rPr>
              <w:t>Keyword</w:t>
            </w:r>
          </w:p>
        </w:tc>
        <w:tc>
          <w:tcPr>
            <w:tcW w:w="2194" w:type="dxa"/>
          </w:tcPr>
          <w:p w14:paraId="3044CF44" w14:textId="77777777" w:rsidR="00DE7CC0" w:rsidRPr="009B247F" w:rsidRDefault="00DE7CC0" w:rsidP="00DE7CC0">
            <w:pPr>
              <w:rPr>
                <w:sz w:val="26"/>
                <w:szCs w:val="26"/>
                <w:lang w:val="es-ES"/>
              </w:rPr>
            </w:pPr>
            <w:r w:rsidRPr="009B247F">
              <w:rPr>
                <w:sz w:val="26"/>
                <w:szCs w:val="26"/>
                <w:lang w:val="es-ES"/>
              </w:rPr>
              <w:t>keyword</w:t>
            </w:r>
          </w:p>
        </w:tc>
        <w:tc>
          <w:tcPr>
            <w:tcW w:w="1703" w:type="dxa"/>
          </w:tcPr>
          <w:p w14:paraId="5AD03646" w14:textId="77777777" w:rsidR="00DE7CC0" w:rsidRPr="009B247F" w:rsidRDefault="00DE7CC0" w:rsidP="00DE7CC0">
            <w:pPr>
              <w:rPr>
                <w:sz w:val="26"/>
                <w:szCs w:val="26"/>
                <w:lang w:val="es-ES"/>
              </w:rPr>
            </w:pPr>
            <w:r w:rsidRPr="009B247F">
              <w:rPr>
                <w:sz w:val="26"/>
                <w:szCs w:val="26"/>
                <w:lang w:val="es-ES"/>
              </w:rPr>
              <w:t>Chuỗi ký tự</w:t>
            </w:r>
          </w:p>
        </w:tc>
        <w:tc>
          <w:tcPr>
            <w:tcW w:w="2195" w:type="dxa"/>
          </w:tcPr>
          <w:p w14:paraId="00BEFBB7" w14:textId="77777777" w:rsidR="00DE7CC0" w:rsidRPr="009B247F" w:rsidRDefault="00DE7CC0" w:rsidP="00DE7CC0">
            <w:pPr>
              <w:rPr>
                <w:sz w:val="26"/>
                <w:szCs w:val="26"/>
                <w:lang w:val="es-ES"/>
              </w:rPr>
            </w:pPr>
            <w:r w:rsidRPr="009B247F">
              <w:rPr>
                <w:sz w:val="26"/>
                <w:szCs w:val="26"/>
                <w:lang w:val="es-ES"/>
              </w:rPr>
              <w:t>Từ khóa người dùng nhập vào</w:t>
            </w:r>
          </w:p>
        </w:tc>
      </w:tr>
      <w:tr w:rsidR="00DE7CC0" w:rsidRPr="009B247F" w14:paraId="202E884B" w14:textId="77777777" w:rsidTr="00847CB8">
        <w:trPr>
          <w:trHeight w:val="341"/>
        </w:trPr>
        <w:tc>
          <w:tcPr>
            <w:tcW w:w="2194" w:type="dxa"/>
          </w:tcPr>
          <w:p w14:paraId="49F9A3A6" w14:textId="77777777" w:rsidR="00DE7CC0" w:rsidRPr="009B247F" w:rsidRDefault="00DE7CC0" w:rsidP="00DE7CC0">
            <w:pPr>
              <w:rPr>
                <w:sz w:val="26"/>
                <w:szCs w:val="26"/>
                <w:lang w:val="es-ES"/>
              </w:rPr>
            </w:pPr>
            <w:r w:rsidRPr="009B247F">
              <w:rPr>
                <w:sz w:val="26"/>
                <w:szCs w:val="26"/>
                <w:lang w:val="es-ES"/>
              </w:rPr>
              <w:t xml:space="preserve">User_id </w:t>
            </w:r>
          </w:p>
        </w:tc>
        <w:tc>
          <w:tcPr>
            <w:tcW w:w="2194" w:type="dxa"/>
          </w:tcPr>
          <w:p w14:paraId="0907EADA" w14:textId="77777777" w:rsidR="00DE7CC0" w:rsidRPr="009B247F" w:rsidRDefault="00DE7CC0" w:rsidP="00DE7CC0">
            <w:pPr>
              <w:rPr>
                <w:sz w:val="26"/>
                <w:szCs w:val="26"/>
                <w:lang w:val="es-ES"/>
              </w:rPr>
            </w:pPr>
            <w:r w:rsidRPr="009B247F">
              <w:rPr>
                <w:sz w:val="26"/>
                <w:szCs w:val="26"/>
                <w:lang w:val="es-ES"/>
              </w:rPr>
              <w:t>User_id</w:t>
            </w:r>
          </w:p>
        </w:tc>
        <w:tc>
          <w:tcPr>
            <w:tcW w:w="1703" w:type="dxa"/>
          </w:tcPr>
          <w:p w14:paraId="0FC974FB" w14:textId="77777777" w:rsidR="00DE7CC0" w:rsidRPr="009B247F" w:rsidRDefault="00DE7CC0" w:rsidP="00DE7CC0">
            <w:pPr>
              <w:rPr>
                <w:sz w:val="26"/>
                <w:szCs w:val="26"/>
                <w:lang w:val="es-ES"/>
              </w:rPr>
            </w:pPr>
            <w:r w:rsidRPr="009B247F">
              <w:rPr>
                <w:sz w:val="26"/>
                <w:szCs w:val="26"/>
                <w:lang w:val="es-ES"/>
              </w:rPr>
              <w:t xml:space="preserve">Integer </w:t>
            </w:r>
          </w:p>
        </w:tc>
        <w:tc>
          <w:tcPr>
            <w:tcW w:w="2195" w:type="dxa"/>
          </w:tcPr>
          <w:p w14:paraId="3E99751C" w14:textId="77777777" w:rsidR="00DE7CC0" w:rsidRPr="009B247F" w:rsidRDefault="00DE7CC0" w:rsidP="00DE7CC0">
            <w:pPr>
              <w:rPr>
                <w:sz w:val="26"/>
                <w:szCs w:val="26"/>
                <w:lang w:val="es-ES"/>
              </w:rPr>
            </w:pPr>
            <w:r w:rsidRPr="009B247F">
              <w:rPr>
                <w:sz w:val="26"/>
                <w:szCs w:val="26"/>
                <w:lang w:val="es-ES"/>
              </w:rPr>
              <w:t>Id của người dùng</w:t>
            </w:r>
          </w:p>
        </w:tc>
      </w:tr>
    </w:tbl>
    <w:p w14:paraId="342F65E9" w14:textId="77777777" w:rsidR="00DE7CC0" w:rsidRPr="009B247F" w:rsidRDefault="00DE7CC0" w:rsidP="00DE7CC0">
      <w:pPr>
        <w:ind w:firstLine="567"/>
        <w:rPr>
          <w:b/>
          <w:sz w:val="26"/>
          <w:szCs w:val="26"/>
          <w:lang w:val="es-ES"/>
        </w:rPr>
      </w:pPr>
      <w:r w:rsidRPr="009B247F">
        <w:rPr>
          <w:b/>
          <w:sz w:val="26"/>
          <w:szCs w:val="26"/>
          <w:lang w:val="es-ES"/>
        </w:rPr>
        <w:t>2.3.5.2 Thông điệp trả lời</w:t>
      </w:r>
    </w:p>
    <w:p w14:paraId="19656C1F" w14:textId="77777777" w:rsidR="00DE7CC0" w:rsidRPr="009B247F" w:rsidRDefault="00DE7CC0" w:rsidP="00DE7CC0">
      <w:pPr>
        <w:rPr>
          <w:sz w:val="26"/>
          <w:szCs w:val="26"/>
          <w:lang w:val="es-ES"/>
        </w:rPr>
      </w:pPr>
      <w:r w:rsidRPr="009B247F">
        <w:rPr>
          <w:sz w:val="26"/>
          <w:szCs w:val="26"/>
          <w:lang w:val="es-ES"/>
        </w:rPr>
        <w:t xml:space="preserve">- Header status: </w:t>
      </w:r>
    </w:p>
    <w:p w14:paraId="62F197E2" w14:textId="77777777" w:rsidR="00DE7CC0" w:rsidRPr="009B247F" w:rsidRDefault="00DE7CC0" w:rsidP="00DE7CC0">
      <w:pPr>
        <w:rPr>
          <w:sz w:val="26"/>
          <w:szCs w:val="26"/>
          <w:lang w:val="es-ES"/>
        </w:rPr>
      </w:pPr>
      <w:r w:rsidRPr="009B247F">
        <w:rPr>
          <w:sz w:val="26"/>
          <w:szCs w:val="26"/>
          <w:lang w:val="es-ES"/>
        </w:rPr>
        <w:t>- Header Content</w:t>
      </w:r>
    </w:p>
    <w:p w14:paraId="695CA2E6" w14:textId="3CFEB2C9" w:rsidR="00DE7CC0" w:rsidRPr="009B247F" w:rsidRDefault="00DE7CC0" w:rsidP="00DE7CC0">
      <w:pPr>
        <w:rPr>
          <w:sz w:val="26"/>
          <w:szCs w:val="26"/>
          <w:lang w:val="es-ES"/>
        </w:rPr>
      </w:pPr>
      <w:r w:rsidRPr="009B247F">
        <w:rPr>
          <w:sz w:val="26"/>
          <w:szCs w:val="26"/>
          <w:lang w:val="es-ES"/>
        </w:rPr>
        <w:t>-Type:application/json;</w:t>
      </w:r>
      <w:r w:rsidR="009C2C9A" w:rsidRPr="009B247F">
        <w:rPr>
          <w:sz w:val="26"/>
          <w:szCs w:val="26"/>
          <w:lang w:val="es-ES"/>
        </w:rPr>
        <w:t xml:space="preserve"> </w:t>
      </w:r>
      <w:r w:rsidRPr="009B247F">
        <w:rPr>
          <w:sz w:val="26"/>
          <w:szCs w:val="26"/>
          <w:lang w:val="es-ES"/>
        </w:rPr>
        <w:t>charset=UTF-8</w:t>
      </w:r>
    </w:p>
    <w:p w14:paraId="21E23DAE" w14:textId="77777777" w:rsidR="00DE7CC0" w:rsidRPr="009B247F" w:rsidRDefault="00DE7CC0" w:rsidP="00DE7CC0">
      <w:pPr>
        <w:rPr>
          <w:sz w:val="26"/>
          <w:szCs w:val="26"/>
          <w:lang w:val="es-ES"/>
        </w:rPr>
      </w:pPr>
      <w:r w:rsidRPr="009B247F">
        <w:rPr>
          <w:sz w:val="26"/>
          <w:szCs w:val="26"/>
          <w:lang w:val="es-ES"/>
        </w:rPr>
        <w:t xml:space="preserve"> - Json data </w:t>
      </w:r>
    </w:p>
    <w:p w14:paraId="7F64F3CE" w14:textId="09937D4E" w:rsidR="00DE7CC0" w:rsidRPr="009B247F" w:rsidRDefault="00C759AC" w:rsidP="00C759AC">
      <w:pPr>
        <w:pStyle w:val="Caption"/>
        <w:rPr>
          <w:rFonts w:ascii="Times New Roman" w:hAnsi="Times New Roman" w:cs="Times New Roman"/>
          <w:sz w:val="26"/>
          <w:szCs w:val="26"/>
          <w:lang w:val="es-ES"/>
        </w:rPr>
      </w:pPr>
      <w:bookmarkStart w:id="311" w:name="_Toc482441665"/>
      <w:r w:rsidRPr="009B247F">
        <w:rPr>
          <w:rFonts w:ascii="Times New Roman" w:hAnsi="Times New Roman" w:cs="Times New Roman"/>
          <w:sz w:val="26"/>
          <w:szCs w:val="26"/>
          <w:lang w:val="es-ES"/>
        </w:rPr>
        <w:t xml:space="preserve">Bảng </w:t>
      </w:r>
      <w:r w:rsidRPr="009B247F">
        <w:rPr>
          <w:rFonts w:ascii="Times New Roman" w:hAnsi="Times New Roman" w:cs="Times New Roman"/>
          <w:sz w:val="26"/>
          <w:szCs w:val="26"/>
        </w:rPr>
        <w:fldChar w:fldCharType="begin"/>
      </w:r>
      <w:r w:rsidRPr="009B247F">
        <w:rPr>
          <w:rFonts w:ascii="Times New Roman" w:hAnsi="Times New Roman" w:cs="Times New Roman"/>
          <w:sz w:val="26"/>
          <w:szCs w:val="26"/>
          <w:lang w:val="es-ES"/>
        </w:rPr>
        <w:instrText xml:space="preserve"> SEQ Bảng \* ARABIC </w:instrText>
      </w:r>
      <w:r w:rsidRPr="009B247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22</w:t>
      </w:r>
      <w:r w:rsidRPr="009B247F">
        <w:rPr>
          <w:rFonts w:ascii="Times New Roman" w:hAnsi="Times New Roman" w:cs="Times New Roman"/>
          <w:sz w:val="26"/>
          <w:szCs w:val="26"/>
        </w:rPr>
        <w:fldChar w:fldCharType="end"/>
      </w:r>
      <w:r w:rsidRPr="009B247F">
        <w:rPr>
          <w:rFonts w:ascii="Times New Roman" w:hAnsi="Times New Roman" w:cs="Times New Roman"/>
          <w:sz w:val="26"/>
          <w:szCs w:val="26"/>
          <w:lang w:val="es-ES"/>
        </w:rPr>
        <w:t xml:space="preserve">: </w:t>
      </w:r>
      <w:r w:rsidR="00DE7CC0" w:rsidRPr="009B247F">
        <w:rPr>
          <w:rFonts w:ascii="Times New Roman" w:hAnsi="Times New Roman" w:cs="Times New Roman"/>
          <w:sz w:val="26"/>
          <w:szCs w:val="26"/>
          <w:lang w:val="es-ES"/>
        </w:rPr>
        <w:t>Trường hợp</w:t>
      </w:r>
      <w:r w:rsidRPr="009B247F">
        <w:rPr>
          <w:rFonts w:ascii="Times New Roman" w:hAnsi="Times New Roman" w:cs="Times New Roman"/>
          <w:sz w:val="26"/>
          <w:szCs w:val="26"/>
          <w:lang w:val="es-ES"/>
        </w:rPr>
        <w:t xml:space="preserve"> thêm từ khóa</w:t>
      </w:r>
      <w:r w:rsidR="00DE7CC0" w:rsidRPr="009B247F">
        <w:rPr>
          <w:rFonts w:ascii="Times New Roman" w:hAnsi="Times New Roman" w:cs="Times New Roman"/>
          <w:sz w:val="26"/>
          <w:szCs w:val="26"/>
          <w:lang w:val="es-ES"/>
        </w:rPr>
        <w:t xml:space="preserve"> thành công hệ thống trả về</w:t>
      </w:r>
      <w:bookmarkEnd w:id="311"/>
    </w:p>
    <w:tbl>
      <w:tblPr>
        <w:tblStyle w:val="TableGrid"/>
        <w:tblW w:w="8217" w:type="dxa"/>
        <w:tblLook w:val="04A0" w:firstRow="1" w:lastRow="0" w:firstColumn="1" w:lastColumn="0" w:noHBand="0" w:noVBand="1"/>
      </w:tblPr>
      <w:tblGrid>
        <w:gridCol w:w="2122"/>
        <w:gridCol w:w="6095"/>
      </w:tblGrid>
      <w:tr w:rsidR="00DE7CC0" w:rsidRPr="009B247F" w14:paraId="31DF8510" w14:textId="77777777" w:rsidTr="00847CB8">
        <w:tc>
          <w:tcPr>
            <w:tcW w:w="2122" w:type="dxa"/>
          </w:tcPr>
          <w:p w14:paraId="5EEA1D7F" w14:textId="77777777" w:rsidR="00DE7CC0" w:rsidRPr="009B247F" w:rsidRDefault="00DE7CC0" w:rsidP="00DE7CC0">
            <w:pPr>
              <w:rPr>
                <w:b/>
                <w:sz w:val="26"/>
                <w:szCs w:val="26"/>
                <w:lang w:val="es-ES"/>
              </w:rPr>
            </w:pPr>
            <w:r w:rsidRPr="009B247F">
              <w:rPr>
                <w:b/>
                <w:sz w:val="26"/>
                <w:szCs w:val="26"/>
                <w:lang w:val="es-ES"/>
              </w:rPr>
              <w:t>Trường</w:t>
            </w:r>
          </w:p>
        </w:tc>
        <w:tc>
          <w:tcPr>
            <w:tcW w:w="6095" w:type="dxa"/>
          </w:tcPr>
          <w:p w14:paraId="567A6E1F" w14:textId="77777777" w:rsidR="00DE7CC0" w:rsidRPr="009B247F" w:rsidRDefault="00DE7CC0" w:rsidP="00DE7CC0">
            <w:pPr>
              <w:rPr>
                <w:b/>
                <w:sz w:val="26"/>
                <w:szCs w:val="26"/>
                <w:lang w:val="es-ES"/>
              </w:rPr>
            </w:pPr>
            <w:r w:rsidRPr="009B247F">
              <w:rPr>
                <w:b/>
                <w:sz w:val="26"/>
                <w:szCs w:val="26"/>
                <w:lang w:val="es-ES"/>
              </w:rPr>
              <w:t>Kết quả</w:t>
            </w:r>
          </w:p>
        </w:tc>
      </w:tr>
      <w:tr w:rsidR="00DE7CC0" w:rsidRPr="009B247F" w14:paraId="5DF3904C" w14:textId="77777777" w:rsidTr="00847CB8">
        <w:tc>
          <w:tcPr>
            <w:tcW w:w="2122" w:type="dxa"/>
          </w:tcPr>
          <w:p w14:paraId="67007C92" w14:textId="77777777" w:rsidR="00DE7CC0" w:rsidRPr="009B247F" w:rsidRDefault="00DE7CC0" w:rsidP="00DE7CC0">
            <w:pPr>
              <w:rPr>
                <w:b/>
                <w:sz w:val="26"/>
                <w:szCs w:val="26"/>
                <w:lang w:val="es-ES"/>
              </w:rPr>
            </w:pPr>
            <w:r w:rsidRPr="009B247F">
              <w:rPr>
                <w:sz w:val="26"/>
                <w:szCs w:val="26"/>
              </w:rPr>
              <w:t>Header status</w:t>
            </w:r>
          </w:p>
        </w:tc>
        <w:tc>
          <w:tcPr>
            <w:tcW w:w="6095" w:type="dxa"/>
          </w:tcPr>
          <w:p w14:paraId="18B7CB00" w14:textId="77777777" w:rsidR="00DE7CC0" w:rsidRPr="009B247F" w:rsidRDefault="00DE7CC0" w:rsidP="00DE7CC0">
            <w:pPr>
              <w:rPr>
                <w:b/>
                <w:sz w:val="26"/>
                <w:szCs w:val="26"/>
                <w:lang w:val="es-ES"/>
              </w:rPr>
            </w:pPr>
            <w:r w:rsidRPr="009B247F">
              <w:rPr>
                <w:sz w:val="26"/>
                <w:szCs w:val="26"/>
              </w:rPr>
              <w:t>200</w:t>
            </w:r>
          </w:p>
        </w:tc>
      </w:tr>
      <w:tr w:rsidR="00DE7CC0" w:rsidRPr="009B247F" w14:paraId="109078B0" w14:textId="77777777" w:rsidTr="00847CB8">
        <w:tc>
          <w:tcPr>
            <w:tcW w:w="2122" w:type="dxa"/>
          </w:tcPr>
          <w:p w14:paraId="63F39085" w14:textId="77777777" w:rsidR="00DE7CC0" w:rsidRPr="009B247F" w:rsidRDefault="00DE7CC0" w:rsidP="00DE7CC0">
            <w:pPr>
              <w:rPr>
                <w:b/>
                <w:sz w:val="26"/>
                <w:szCs w:val="26"/>
                <w:lang w:val="es-ES"/>
              </w:rPr>
            </w:pPr>
            <w:r w:rsidRPr="009B247F">
              <w:rPr>
                <w:sz w:val="26"/>
                <w:szCs w:val="26"/>
              </w:rPr>
              <w:t>Header ContentType</w:t>
            </w:r>
          </w:p>
        </w:tc>
        <w:tc>
          <w:tcPr>
            <w:tcW w:w="6095" w:type="dxa"/>
          </w:tcPr>
          <w:p w14:paraId="11FC2126" w14:textId="77777777" w:rsidR="00DE7CC0" w:rsidRPr="009B247F" w:rsidRDefault="00DE7CC0" w:rsidP="00DE7CC0">
            <w:pPr>
              <w:rPr>
                <w:b/>
                <w:sz w:val="26"/>
                <w:szCs w:val="26"/>
                <w:lang w:val="es-ES"/>
              </w:rPr>
            </w:pPr>
            <w:r w:rsidRPr="009B247F">
              <w:rPr>
                <w:sz w:val="26"/>
                <w:szCs w:val="26"/>
              </w:rPr>
              <w:t>application/json;charset=UTF-8</w:t>
            </w:r>
          </w:p>
        </w:tc>
      </w:tr>
      <w:tr w:rsidR="00DE7CC0" w:rsidRPr="009B247F" w14:paraId="289B0EE3" w14:textId="77777777" w:rsidTr="00847CB8">
        <w:tc>
          <w:tcPr>
            <w:tcW w:w="2122" w:type="dxa"/>
          </w:tcPr>
          <w:p w14:paraId="1172AF2A" w14:textId="77777777" w:rsidR="00DE7CC0" w:rsidRPr="009B247F" w:rsidRDefault="00DE7CC0" w:rsidP="00DE7CC0">
            <w:pPr>
              <w:rPr>
                <w:sz w:val="26"/>
                <w:szCs w:val="26"/>
              </w:rPr>
            </w:pPr>
            <w:r w:rsidRPr="009B247F">
              <w:rPr>
                <w:sz w:val="26"/>
                <w:szCs w:val="26"/>
              </w:rPr>
              <w:t>Json data</w:t>
            </w:r>
          </w:p>
        </w:tc>
        <w:tc>
          <w:tcPr>
            <w:tcW w:w="6095" w:type="dxa"/>
          </w:tcPr>
          <w:p w14:paraId="77B68CB6" w14:textId="4E939408" w:rsidR="00DE7CC0" w:rsidRPr="009B247F" w:rsidRDefault="00DE7CC0" w:rsidP="00DE7CC0">
            <w:pPr>
              <w:rPr>
                <w:sz w:val="26"/>
                <w:szCs w:val="26"/>
              </w:rPr>
            </w:pPr>
            <w:r w:rsidRPr="009B247F">
              <w:rPr>
                <w:sz w:val="26"/>
                <w:szCs w:val="26"/>
              </w:rPr>
              <w:t xml:space="preserve">Trả về là một </w:t>
            </w:r>
            <w:r w:rsidR="006D6F02" w:rsidRPr="009B247F">
              <w:rPr>
                <w:sz w:val="26"/>
                <w:szCs w:val="26"/>
              </w:rPr>
              <w:t>đối tượng</w:t>
            </w:r>
            <w:r w:rsidRPr="009B247F">
              <w:rPr>
                <w:sz w:val="26"/>
                <w:szCs w:val="26"/>
              </w:rPr>
              <w:t xml:space="preserve"> bao gồm các thuộc tính sau: </w:t>
            </w:r>
          </w:p>
          <w:p w14:paraId="314113A3" w14:textId="77777777" w:rsidR="00DE7CC0" w:rsidRPr="009B247F" w:rsidRDefault="00DE7CC0" w:rsidP="00DE7CC0">
            <w:pPr>
              <w:rPr>
                <w:sz w:val="26"/>
                <w:szCs w:val="26"/>
              </w:rPr>
            </w:pPr>
            <w:r w:rsidRPr="009B247F">
              <w:rPr>
                <w:sz w:val="26"/>
                <w:szCs w:val="26"/>
              </w:rPr>
              <w:t>+ result: cho biết kết quả thêm từ khóa thành công hay thất bại.</w:t>
            </w:r>
          </w:p>
        </w:tc>
      </w:tr>
    </w:tbl>
    <w:p w14:paraId="5F96D68E" w14:textId="77777777" w:rsidR="00DE7CC0" w:rsidRPr="009B247F" w:rsidRDefault="00DE7CC0" w:rsidP="00DE7CC0">
      <w:pPr>
        <w:rPr>
          <w:b/>
          <w:sz w:val="26"/>
          <w:szCs w:val="26"/>
        </w:rPr>
      </w:pPr>
    </w:p>
    <w:p w14:paraId="38B1F95A" w14:textId="77777777" w:rsidR="008D3FF7" w:rsidRPr="009B247F" w:rsidRDefault="008D3FF7" w:rsidP="008425FF">
      <w:pPr>
        <w:rPr>
          <w:b/>
          <w:sz w:val="26"/>
          <w:szCs w:val="26"/>
        </w:rPr>
      </w:pPr>
    </w:p>
    <w:p w14:paraId="1EB7BD86" w14:textId="77777777" w:rsidR="00B07325" w:rsidRPr="009B247F" w:rsidRDefault="00B07325" w:rsidP="008425FF">
      <w:pPr>
        <w:rPr>
          <w:b/>
          <w:sz w:val="26"/>
          <w:szCs w:val="26"/>
        </w:rPr>
      </w:pPr>
    </w:p>
    <w:p w14:paraId="09EE90A1" w14:textId="77777777" w:rsidR="00B07325" w:rsidRDefault="00B07325" w:rsidP="008425FF">
      <w:pPr>
        <w:rPr>
          <w:b/>
          <w:sz w:val="26"/>
          <w:szCs w:val="26"/>
        </w:rPr>
      </w:pPr>
    </w:p>
    <w:p w14:paraId="202F26E3" w14:textId="77777777" w:rsidR="00B07325" w:rsidRDefault="00B07325" w:rsidP="008425FF">
      <w:pPr>
        <w:rPr>
          <w:b/>
          <w:sz w:val="26"/>
          <w:szCs w:val="26"/>
        </w:rPr>
      </w:pPr>
    </w:p>
    <w:p w14:paraId="4BF3A75C" w14:textId="77777777" w:rsidR="00B07325" w:rsidRDefault="00B07325" w:rsidP="008425FF">
      <w:pPr>
        <w:rPr>
          <w:b/>
          <w:sz w:val="26"/>
          <w:szCs w:val="26"/>
        </w:rPr>
      </w:pPr>
    </w:p>
    <w:p w14:paraId="5D68468B" w14:textId="77777777" w:rsidR="00B07325" w:rsidRDefault="00B07325" w:rsidP="008425FF">
      <w:pPr>
        <w:rPr>
          <w:b/>
          <w:sz w:val="26"/>
          <w:szCs w:val="26"/>
        </w:rPr>
      </w:pPr>
    </w:p>
    <w:p w14:paraId="04671F56" w14:textId="77777777" w:rsidR="00B07325" w:rsidRDefault="00B07325" w:rsidP="008425FF">
      <w:pPr>
        <w:rPr>
          <w:b/>
          <w:sz w:val="26"/>
          <w:szCs w:val="26"/>
        </w:rPr>
      </w:pPr>
    </w:p>
    <w:p w14:paraId="0329DBBF" w14:textId="77777777" w:rsidR="00B07325" w:rsidRDefault="00B07325" w:rsidP="008425FF">
      <w:pPr>
        <w:rPr>
          <w:b/>
          <w:sz w:val="26"/>
          <w:szCs w:val="26"/>
        </w:rPr>
      </w:pPr>
    </w:p>
    <w:p w14:paraId="77DFD605" w14:textId="77777777" w:rsidR="00B07325" w:rsidRDefault="00B07325" w:rsidP="008425FF">
      <w:pPr>
        <w:rPr>
          <w:b/>
          <w:sz w:val="26"/>
          <w:szCs w:val="26"/>
        </w:rPr>
      </w:pPr>
    </w:p>
    <w:p w14:paraId="773F5390" w14:textId="77777777" w:rsidR="00D12F29" w:rsidRPr="00265592" w:rsidRDefault="00D12F29" w:rsidP="006E0061">
      <w:pPr>
        <w:pStyle w:val="Heading1"/>
        <w:spacing w:before="100" w:line="288" w:lineRule="auto"/>
        <w:jc w:val="center"/>
        <w:rPr>
          <w:bCs w:val="0"/>
          <w:sz w:val="28"/>
          <w:szCs w:val="28"/>
          <w:lang w:val="es-ES"/>
        </w:rPr>
      </w:pPr>
      <w:bookmarkStart w:id="312" w:name="_Toc471898041"/>
      <w:bookmarkStart w:id="313" w:name="_Toc479692694"/>
      <w:bookmarkStart w:id="314" w:name="_Toc479696600"/>
      <w:bookmarkStart w:id="315" w:name="_Toc479696686"/>
      <w:bookmarkStart w:id="316" w:name="_Toc481681339"/>
      <w:bookmarkStart w:id="317" w:name="_Toc482441541"/>
      <w:bookmarkEnd w:id="188"/>
      <w:r w:rsidRPr="00265592">
        <w:rPr>
          <w:bCs w:val="0"/>
          <w:sz w:val="28"/>
          <w:szCs w:val="28"/>
          <w:lang w:val="es-ES"/>
        </w:rPr>
        <w:lastRenderedPageBreak/>
        <w:t>CHƯƠNG 3</w:t>
      </w:r>
      <w:bookmarkEnd w:id="312"/>
      <w:bookmarkEnd w:id="313"/>
      <w:bookmarkEnd w:id="314"/>
      <w:bookmarkEnd w:id="315"/>
      <w:bookmarkEnd w:id="316"/>
      <w:bookmarkEnd w:id="317"/>
    </w:p>
    <w:p w14:paraId="24E2439D" w14:textId="5E650708" w:rsidR="00DE54FC" w:rsidRDefault="00DE54FC" w:rsidP="00D740EC">
      <w:pPr>
        <w:pStyle w:val="Heading1"/>
        <w:spacing w:before="120" w:line="276" w:lineRule="auto"/>
        <w:jc w:val="center"/>
        <w:rPr>
          <w:bCs w:val="0"/>
          <w:sz w:val="28"/>
          <w:szCs w:val="28"/>
          <w:lang w:val="es-ES"/>
        </w:rPr>
      </w:pPr>
      <w:bookmarkStart w:id="318" w:name="_Toc482441542"/>
      <w:r>
        <w:rPr>
          <w:bCs w:val="0"/>
          <w:sz w:val="28"/>
          <w:szCs w:val="28"/>
          <w:lang w:val="es-ES"/>
        </w:rPr>
        <w:t>HỆ THỐNG TRỢ LÝ ẢO THEO DÕI GÓI THẦU</w:t>
      </w:r>
      <w:bookmarkStart w:id="319" w:name="_Toc479692693"/>
      <w:bookmarkStart w:id="320" w:name="_Toc479696583"/>
      <w:bookmarkStart w:id="321" w:name="_Toc479696670"/>
      <w:bookmarkStart w:id="322" w:name="_Toc481681323"/>
      <w:bookmarkEnd w:id="318"/>
    </w:p>
    <w:p w14:paraId="46E8506E" w14:textId="62A347AA" w:rsidR="00C828C6" w:rsidRDefault="00C828C6" w:rsidP="001D3B0C">
      <w:pPr>
        <w:spacing w:line="288" w:lineRule="auto"/>
        <w:rPr>
          <w:sz w:val="26"/>
          <w:szCs w:val="26"/>
          <w:lang w:val="es-ES"/>
        </w:rPr>
      </w:pPr>
      <w:r w:rsidRPr="00C828C6">
        <w:rPr>
          <w:sz w:val="26"/>
          <w:szCs w:val="26"/>
          <w:lang w:val="es-ES"/>
        </w:rPr>
        <w:t xml:space="preserve">       Trong chương này sẽ giới thiệu về giao diện của hệ thốn</w:t>
      </w:r>
      <w:r>
        <w:rPr>
          <w:sz w:val="26"/>
          <w:szCs w:val="26"/>
          <w:lang w:val="es-ES"/>
        </w:rPr>
        <w:t xml:space="preserve">g Trợ Lý Ảo gồm hai mục chính là giao diện trên nền web </w:t>
      </w:r>
      <w:r w:rsidRPr="00C828C6">
        <w:rPr>
          <w:sz w:val="26"/>
          <w:szCs w:val="26"/>
          <w:lang w:val="es-ES"/>
        </w:rPr>
        <w:t>và giao diện trên điện thoại.</w:t>
      </w:r>
      <w:r>
        <w:rPr>
          <w:sz w:val="26"/>
          <w:szCs w:val="26"/>
          <w:lang w:val="es-ES"/>
        </w:rPr>
        <w:t xml:space="preserve"> Đối với giao diện trên </w:t>
      </w:r>
      <w:r w:rsidR="00017C39">
        <w:rPr>
          <w:sz w:val="26"/>
          <w:szCs w:val="26"/>
          <w:lang w:val="es-ES"/>
        </w:rPr>
        <w:t>nền</w:t>
      </w:r>
      <w:r>
        <w:rPr>
          <w:sz w:val="26"/>
          <w:szCs w:val="26"/>
          <w:lang w:val="es-ES"/>
        </w:rPr>
        <w:t xml:space="preserve"> web, hệ thống sẽ có hai giao diện là người quản trị và người dùng. Riêng phần giao diện trên điện thoại, hệ thống hiện tại mới chỉ phát triển phần giao diện cho người dùng.</w:t>
      </w:r>
      <w:r w:rsidR="00885E10">
        <w:rPr>
          <w:sz w:val="26"/>
          <w:szCs w:val="26"/>
          <w:lang w:val="es-ES"/>
        </w:rPr>
        <w:t xml:space="preserve"> Dưới đây là hình ảnh minh họa tổng quát giao diện của hệ thống</w:t>
      </w:r>
      <w:r w:rsidR="00240951">
        <w:rPr>
          <w:sz w:val="26"/>
          <w:szCs w:val="26"/>
          <w:lang w:val="es-ES"/>
        </w:rPr>
        <w:t xml:space="preserve"> và chi tiết giao diện các phần chính của hệ thống. </w:t>
      </w:r>
    </w:p>
    <w:p w14:paraId="5B2865EF" w14:textId="77777777" w:rsidR="00885E10" w:rsidRDefault="00885E10" w:rsidP="00C828C6">
      <w:pPr>
        <w:rPr>
          <w:sz w:val="26"/>
          <w:szCs w:val="26"/>
          <w:lang w:val="es-ES"/>
        </w:rPr>
      </w:pPr>
    </w:p>
    <w:p w14:paraId="311FE383" w14:textId="0E4DCB42" w:rsidR="00885E10" w:rsidRDefault="0033052F" w:rsidP="00C828C6">
      <w:pPr>
        <w:rPr>
          <w:sz w:val="26"/>
          <w:szCs w:val="26"/>
          <w:lang w:val="es-ES"/>
        </w:rPr>
      </w:pPr>
      <w:r>
        <w:rPr>
          <w:noProof/>
          <w:sz w:val="26"/>
          <w:szCs w:val="26"/>
          <w:lang w:val="vi-VN" w:eastAsia="vi-VN"/>
        </w:rPr>
        <w:drawing>
          <wp:inline distT="0" distB="0" distL="0" distR="0" wp14:anchorId="2705D2A3" wp14:editId="23C78F7E">
            <wp:extent cx="535918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3459" cy="3202956"/>
                    </a:xfrm>
                    <a:prstGeom prst="rect">
                      <a:avLst/>
                    </a:prstGeom>
                    <a:noFill/>
                    <a:ln>
                      <a:noFill/>
                    </a:ln>
                  </pic:spPr>
                </pic:pic>
              </a:graphicData>
            </a:graphic>
          </wp:inline>
        </w:drawing>
      </w:r>
    </w:p>
    <w:p w14:paraId="065661C5" w14:textId="3FE66D28" w:rsidR="00885E10" w:rsidRPr="003B783E" w:rsidRDefault="00042559" w:rsidP="003B783E">
      <w:pPr>
        <w:pStyle w:val="Caption"/>
        <w:jc w:val="center"/>
        <w:rPr>
          <w:rFonts w:ascii="Times New Roman" w:hAnsi="Times New Roman" w:cs="Times New Roman"/>
          <w:sz w:val="26"/>
          <w:szCs w:val="26"/>
          <w:lang w:val="es-ES"/>
        </w:rPr>
      </w:pPr>
      <w:bookmarkStart w:id="323" w:name="_Toc482377651"/>
      <w:bookmarkStart w:id="324" w:name="_Toc482441586"/>
      <w:r w:rsidRPr="003B783E">
        <w:rPr>
          <w:rFonts w:ascii="Times New Roman" w:hAnsi="Times New Roman" w:cs="Times New Roman"/>
          <w:lang w:val="es-ES"/>
        </w:rPr>
        <w:t xml:space="preserve">Hình </w:t>
      </w:r>
      <w:r w:rsidRPr="003B783E">
        <w:rPr>
          <w:rFonts w:ascii="Times New Roman" w:hAnsi="Times New Roman" w:cs="Times New Roman"/>
        </w:rPr>
        <w:fldChar w:fldCharType="begin"/>
      </w:r>
      <w:r w:rsidRPr="003B783E">
        <w:rPr>
          <w:rFonts w:ascii="Times New Roman" w:hAnsi="Times New Roman" w:cs="Times New Roman"/>
          <w:lang w:val="es-ES"/>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lang w:val="es-ES"/>
        </w:rPr>
        <w:t>14</w:t>
      </w:r>
      <w:r w:rsidRPr="003B783E">
        <w:rPr>
          <w:rFonts w:ascii="Times New Roman" w:hAnsi="Times New Roman" w:cs="Times New Roman"/>
        </w:rPr>
        <w:fldChar w:fldCharType="end"/>
      </w:r>
      <w:r w:rsidR="00885E10" w:rsidRPr="003B783E">
        <w:rPr>
          <w:rFonts w:ascii="Times New Roman" w:hAnsi="Times New Roman" w:cs="Times New Roman"/>
          <w:sz w:val="26"/>
          <w:szCs w:val="26"/>
          <w:lang w:val="es-ES"/>
        </w:rPr>
        <w:t>: Sơ đồ tổng quan giao diện của hệ thống</w:t>
      </w:r>
      <w:bookmarkEnd w:id="323"/>
      <w:bookmarkEnd w:id="324"/>
    </w:p>
    <w:p w14:paraId="4B2BBE73" w14:textId="77777777" w:rsidR="00885E10" w:rsidRPr="003B783E" w:rsidRDefault="00885E10" w:rsidP="003B783E">
      <w:pPr>
        <w:jc w:val="center"/>
        <w:rPr>
          <w:sz w:val="26"/>
          <w:szCs w:val="26"/>
          <w:lang w:val="es-ES"/>
        </w:rPr>
      </w:pPr>
    </w:p>
    <w:p w14:paraId="64CBABC0" w14:textId="54F33235" w:rsidR="00C828C6" w:rsidRPr="00C828C6" w:rsidRDefault="00C828C6" w:rsidP="00C828C6">
      <w:pPr>
        <w:pStyle w:val="Heading2"/>
        <w:rPr>
          <w:noProof/>
          <w:sz w:val="26"/>
          <w:szCs w:val="26"/>
          <w:lang w:val="vi-VN"/>
        </w:rPr>
      </w:pPr>
      <w:bookmarkStart w:id="325" w:name="_Toc482441543"/>
      <w:r w:rsidRPr="00C828C6">
        <w:rPr>
          <w:sz w:val="26"/>
          <w:szCs w:val="26"/>
          <w:lang w:val="es-ES"/>
        </w:rPr>
        <w:t>1</w:t>
      </w:r>
      <w:r w:rsidR="00E64A20">
        <w:rPr>
          <w:sz w:val="26"/>
          <w:szCs w:val="26"/>
          <w:lang w:val="es-ES"/>
        </w:rPr>
        <w:t>.</w:t>
      </w:r>
      <w:r w:rsidRPr="00C828C6">
        <w:rPr>
          <w:sz w:val="26"/>
          <w:szCs w:val="26"/>
          <w:lang w:val="es-ES"/>
        </w:rPr>
        <w:t xml:space="preserve"> Giao diện trên nền web</w:t>
      </w:r>
      <w:bookmarkEnd w:id="325"/>
      <w:r w:rsidRPr="00C828C6">
        <w:rPr>
          <w:noProof/>
          <w:sz w:val="26"/>
          <w:szCs w:val="26"/>
          <w:lang w:val="vi-VN"/>
        </w:rPr>
        <w:t xml:space="preserve"> </w:t>
      </w:r>
    </w:p>
    <w:bookmarkEnd w:id="319"/>
    <w:bookmarkEnd w:id="320"/>
    <w:bookmarkEnd w:id="321"/>
    <w:bookmarkEnd w:id="322"/>
    <w:p w14:paraId="7A21F7AA" w14:textId="392626DB" w:rsidR="00DE54FC" w:rsidRPr="005533D2" w:rsidRDefault="00DE54FC" w:rsidP="00D740EC">
      <w:pPr>
        <w:spacing w:before="120" w:line="288" w:lineRule="auto"/>
        <w:ind w:firstLine="425"/>
        <w:rPr>
          <w:noProof/>
          <w:sz w:val="26"/>
          <w:szCs w:val="26"/>
          <w:lang w:val="vi-VN"/>
        </w:rPr>
      </w:pPr>
      <w:r w:rsidRPr="00C828C6">
        <w:rPr>
          <w:noProof/>
          <w:sz w:val="26"/>
          <w:szCs w:val="26"/>
          <w:lang w:val="vi-VN"/>
        </w:rPr>
        <w:t>Bên dưới là</w:t>
      </w:r>
      <w:r w:rsidR="00C828C6" w:rsidRPr="00C828C6">
        <w:rPr>
          <w:noProof/>
          <w:sz w:val="26"/>
          <w:szCs w:val="26"/>
          <w:lang w:val="es-ES"/>
        </w:rPr>
        <w:t xml:space="preserve"> giao diện đăng nhập trên trang web của hệ thống</w:t>
      </w:r>
      <w:r w:rsidRPr="00C828C6">
        <w:rPr>
          <w:noProof/>
          <w:sz w:val="26"/>
          <w:szCs w:val="26"/>
          <w:lang w:val="vi-VN"/>
        </w:rPr>
        <w:t xml:space="preserve">. </w:t>
      </w:r>
      <w:r w:rsidR="00C828C6" w:rsidRPr="00C828C6">
        <w:rPr>
          <w:noProof/>
          <w:sz w:val="26"/>
          <w:szCs w:val="26"/>
          <w:lang w:val="vi-VN"/>
        </w:rPr>
        <w:t xml:space="preserve">Bất kỳ tài khoản nào đều </w:t>
      </w:r>
      <w:r w:rsidRPr="00C828C6">
        <w:rPr>
          <w:noProof/>
          <w:sz w:val="26"/>
          <w:szCs w:val="26"/>
          <w:lang w:val="vi-VN"/>
        </w:rPr>
        <w:t>cần phải đăng nhập vào hệ thống để có thể tiếp tục sử dụng.</w:t>
      </w:r>
      <w:r w:rsidR="005533D2">
        <w:rPr>
          <w:noProof/>
          <w:sz w:val="26"/>
          <w:szCs w:val="26"/>
          <w:lang w:val="vi-VN"/>
        </w:rPr>
        <w:t xml:space="preserve"> T</w:t>
      </w:r>
      <w:r w:rsidR="005533D2" w:rsidRPr="005533D2">
        <w:rPr>
          <w:noProof/>
          <w:sz w:val="26"/>
          <w:szCs w:val="26"/>
          <w:lang w:val="vi-VN"/>
        </w:rPr>
        <w:t>ùy loại tài khoản đăng nhập, hệ thống sẽ điều hướng người dùng đến giao diện tương ứng với tài khoản đó.</w:t>
      </w:r>
    </w:p>
    <w:p w14:paraId="04274021" w14:textId="77777777" w:rsidR="00DE54FC" w:rsidRPr="00A03B6C" w:rsidRDefault="00DE54FC" w:rsidP="00DE54FC">
      <w:pPr>
        <w:spacing w:before="120"/>
        <w:ind w:firstLine="425"/>
        <w:rPr>
          <w:noProof/>
          <w:sz w:val="26"/>
          <w:szCs w:val="26"/>
          <w:lang w:val="vi-VN"/>
        </w:rPr>
      </w:pPr>
      <w:bookmarkStart w:id="326" w:name="_Toc471898045"/>
      <w:r>
        <w:rPr>
          <w:noProof/>
          <w:sz w:val="26"/>
          <w:szCs w:val="26"/>
          <w:lang w:val="vi-VN" w:eastAsia="vi-VN"/>
        </w:rPr>
        <w:lastRenderedPageBreak/>
        <w:drawing>
          <wp:inline distT="0" distB="0" distL="0" distR="0" wp14:anchorId="509C00F7" wp14:editId="0FBAB2F1">
            <wp:extent cx="5168348" cy="2000238"/>
            <wp:effectExtent l="0" t="0" r="0" b="635"/>
            <wp:docPr id="27" name="Picture 1" descr="SnapCrab_NoName_2017-5-4_9-23-39_No-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Crab_NoName_2017-5-4_9-23-39_No-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2515" cy="2009591"/>
                    </a:xfrm>
                    <a:prstGeom prst="rect">
                      <a:avLst/>
                    </a:prstGeom>
                    <a:noFill/>
                    <a:ln>
                      <a:noFill/>
                    </a:ln>
                  </pic:spPr>
                </pic:pic>
              </a:graphicData>
            </a:graphic>
          </wp:inline>
        </w:drawing>
      </w:r>
    </w:p>
    <w:p w14:paraId="70D3DFC4" w14:textId="516CC451" w:rsidR="00DE54FC" w:rsidRPr="003B783E" w:rsidRDefault="00042559" w:rsidP="003B783E">
      <w:pPr>
        <w:pStyle w:val="Caption"/>
        <w:jc w:val="center"/>
        <w:rPr>
          <w:rFonts w:ascii="Times New Roman" w:hAnsi="Times New Roman" w:cs="Times New Roman"/>
          <w:noProof/>
          <w:sz w:val="26"/>
          <w:szCs w:val="26"/>
          <w:lang w:val="vi-VN"/>
        </w:rPr>
      </w:pPr>
      <w:bookmarkStart w:id="327" w:name="_Toc482377652"/>
      <w:bookmarkStart w:id="328" w:name="_Toc482441587"/>
      <w:r w:rsidRPr="003B783E">
        <w:rPr>
          <w:rFonts w:ascii="Times New Roman" w:hAnsi="Times New Roman" w:cs="Times New Roman"/>
          <w:lang w:val="vi-VN"/>
        </w:rPr>
        <w:t xml:space="preserve">Hình </w:t>
      </w:r>
      <w:r w:rsidRPr="003B783E">
        <w:rPr>
          <w:rFonts w:ascii="Times New Roman" w:hAnsi="Times New Roman" w:cs="Times New Roman"/>
        </w:rPr>
        <w:fldChar w:fldCharType="begin"/>
      </w:r>
      <w:r w:rsidRPr="003B783E">
        <w:rPr>
          <w:rFonts w:ascii="Times New Roman" w:hAnsi="Times New Roman" w:cs="Times New Roman"/>
          <w:lang w:val="vi-V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lang w:val="vi-VN"/>
        </w:rPr>
        <w:t>15</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lang w:val="vi-VN"/>
        </w:rPr>
        <w:t>: Giao diện đăng nhập của hệ thống</w:t>
      </w:r>
      <w:bookmarkEnd w:id="327"/>
      <w:bookmarkEnd w:id="328"/>
    </w:p>
    <w:p w14:paraId="0B3C61BC" w14:textId="77777777" w:rsidR="00DE54FC" w:rsidRPr="00A03B6C" w:rsidRDefault="00DE54FC" w:rsidP="00DE54FC">
      <w:pPr>
        <w:spacing w:before="120"/>
        <w:ind w:firstLine="425"/>
        <w:rPr>
          <w:noProof/>
          <w:sz w:val="26"/>
          <w:szCs w:val="26"/>
          <w:lang w:val="vi-VN"/>
        </w:rPr>
      </w:pPr>
      <w:r w:rsidRPr="00A03B6C">
        <w:rPr>
          <w:noProof/>
          <w:sz w:val="26"/>
          <w:szCs w:val="26"/>
          <w:lang w:val="vi-VN"/>
        </w:rPr>
        <w:t>Hệ thống gồm 2 nhóm người dùng chính nên sẽ có 2 giao diện quản lý tương ứng cho mỗi nhóm người dùng.</w:t>
      </w:r>
    </w:p>
    <w:p w14:paraId="267E22C5" w14:textId="4352D2E7" w:rsidR="00DE54FC" w:rsidRPr="00151596" w:rsidRDefault="00DE54FC" w:rsidP="00DE54FC">
      <w:pPr>
        <w:pStyle w:val="Heading3"/>
        <w:jc w:val="left"/>
        <w:rPr>
          <w:rFonts w:ascii="Times New Roman" w:hAnsi="Times New Roman" w:cs="Times New Roman"/>
          <w:noProof/>
          <w:color w:val="auto"/>
          <w:sz w:val="26"/>
          <w:szCs w:val="26"/>
          <w:lang w:val="vi-VN"/>
        </w:rPr>
      </w:pPr>
      <w:bookmarkStart w:id="329" w:name="_Toc479696584"/>
      <w:bookmarkStart w:id="330" w:name="_Toc479696671"/>
      <w:bookmarkStart w:id="331" w:name="_Toc481681324"/>
      <w:bookmarkStart w:id="332" w:name="_Toc482441544"/>
      <w:r w:rsidRPr="00151596">
        <w:rPr>
          <w:rFonts w:ascii="Times New Roman" w:hAnsi="Times New Roman" w:cs="Times New Roman"/>
          <w:noProof/>
          <w:color w:val="auto"/>
          <w:sz w:val="26"/>
          <w:szCs w:val="26"/>
          <w:lang w:val="vi-VN"/>
        </w:rPr>
        <w:t>1</w:t>
      </w:r>
      <w:r w:rsidRPr="00A03B6C">
        <w:rPr>
          <w:rFonts w:ascii="Times New Roman" w:hAnsi="Times New Roman" w:cs="Times New Roman"/>
          <w:noProof/>
          <w:color w:val="auto"/>
          <w:sz w:val="26"/>
          <w:szCs w:val="26"/>
          <w:lang w:val="vi-VN"/>
        </w:rPr>
        <w:t xml:space="preserve">.1 Giao diện </w:t>
      </w:r>
      <w:bookmarkEnd w:id="329"/>
      <w:bookmarkEnd w:id="330"/>
      <w:bookmarkEnd w:id="331"/>
      <w:r w:rsidR="00C828C6" w:rsidRPr="00151596">
        <w:rPr>
          <w:rFonts w:ascii="Times New Roman" w:hAnsi="Times New Roman" w:cs="Times New Roman"/>
          <w:noProof/>
          <w:color w:val="auto"/>
          <w:sz w:val="26"/>
          <w:szCs w:val="26"/>
          <w:lang w:val="vi-VN"/>
        </w:rPr>
        <w:t>Quản trị viên</w:t>
      </w:r>
      <w:bookmarkEnd w:id="332"/>
    </w:p>
    <w:p w14:paraId="50089F41" w14:textId="0CA6C7B5" w:rsidR="00DE54FC" w:rsidRPr="00A03B6C" w:rsidRDefault="00DE54FC" w:rsidP="00DE54FC">
      <w:pPr>
        <w:spacing w:before="120"/>
        <w:rPr>
          <w:noProof/>
          <w:sz w:val="26"/>
          <w:szCs w:val="26"/>
          <w:lang w:val="vi-VN"/>
        </w:rPr>
      </w:pPr>
      <w:r w:rsidRPr="00A03B6C">
        <w:rPr>
          <w:noProof/>
          <w:sz w:val="26"/>
          <w:szCs w:val="26"/>
          <w:lang w:val="vi-VN"/>
        </w:rPr>
        <w:t xml:space="preserve">Để vào được giao diện </w:t>
      </w:r>
      <w:r w:rsidR="00AD2DAC" w:rsidRPr="00AD2DAC">
        <w:rPr>
          <w:noProof/>
          <w:sz w:val="26"/>
          <w:szCs w:val="26"/>
          <w:lang w:val="vi-VN"/>
        </w:rPr>
        <w:t>quản trị, người dùng</w:t>
      </w:r>
      <w:r w:rsidRPr="00A03B6C">
        <w:rPr>
          <w:noProof/>
          <w:sz w:val="26"/>
          <w:szCs w:val="26"/>
          <w:lang w:val="vi-VN"/>
        </w:rPr>
        <w:t xml:space="preserve"> cần phải đăng nhập vào bằng tài khoản </w:t>
      </w:r>
      <w:r w:rsidR="00AD2DAC" w:rsidRPr="00AD2DAC">
        <w:rPr>
          <w:noProof/>
          <w:sz w:val="26"/>
          <w:szCs w:val="26"/>
          <w:lang w:val="vi-VN"/>
        </w:rPr>
        <w:t>quản trị viên</w:t>
      </w:r>
      <w:r w:rsidRPr="00A03B6C">
        <w:rPr>
          <w:noProof/>
          <w:sz w:val="26"/>
          <w:szCs w:val="26"/>
          <w:lang w:val="vi-VN"/>
        </w:rPr>
        <w:t xml:space="preserve">. Tài khoản </w:t>
      </w:r>
      <w:r w:rsidR="00DD33FA" w:rsidRPr="00DD33FA">
        <w:rPr>
          <w:noProof/>
          <w:sz w:val="26"/>
          <w:szCs w:val="26"/>
          <w:lang w:val="vi-VN"/>
        </w:rPr>
        <w:t>quản trị</w:t>
      </w:r>
      <w:r w:rsidRPr="00A03B6C">
        <w:rPr>
          <w:noProof/>
          <w:sz w:val="26"/>
          <w:szCs w:val="26"/>
          <w:lang w:val="vi-VN"/>
        </w:rPr>
        <w:t xml:space="preserve"> chỉ được tạo bởi </w:t>
      </w:r>
      <w:r w:rsidR="00DD33FA" w:rsidRPr="00DD33FA">
        <w:rPr>
          <w:noProof/>
          <w:sz w:val="26"/>
          <w:szCs w:val="26"/>
          <w:lang w:val="vi-VN"/>
        </w:rPr>
        <w:t>quản trị viên</w:t>
      </w:r>
      <w:r w:rsidRPr="00A03B6C">
        <w:rPr>
          <w:noProof/>
          <w:sz w:val="26"/>
          <w:szCs w:val="26"/>
          <w:lang w:val="vi-VN"/>
        </w:rPr>
        <w:t>, không thể đăng ký. Khi đăng nhập thành công hệ thống sẽ chuyển hướng đến giao diện trang chủ quản lý gói thầu.</w:t>
      </w:r>
    </w:p>
    <w:p w14:paraId="75D26996" w14:textId="77777777" w:rsidR="00DE54FC" w:rsidRPr="00A03B6C" w:rsidRDefault="00DE54FC" w:rsidP="00DE54FC">
      <w:pPr>
        <w:spacing w:before="120"/>
        <w:rPr>
          <w:noProof/>
          <w:sz w:val="26"/>
          <w:szCs w:val="26"/>
          <w:lang w:val="vi-VN"/>
        </w:rPr>
      </w:pPr>
      <w:r w:rsidRPr="00A03B6C">
        <w:rPr>
          <w:noProof/>
          <w:sz w:val="26"/>
          <w:szCs w:val="26"/>
          <w:lang w:val="vi-VN"/>
        </w:rPr>
        <w:t xml:space="preserve">Thanh menu bên trái gồm các mục: </w:t>
      </w:r>
      <w:r w:rsidRPr="00CB0C27">
        <w:rPr>
          <w:noProof/>
          <w:sz w:val="26"/>
          <w:szCs w:val="26"/>
          <w:lang w:val="vi-VN"/>
        </w:rPr>
        <w:t>q</w:t>
      </w:r>
      <w:r w:rsidRPr="00A03B6C">
        <w:rPr>
          <w:noProof/>
          <w:sz w:val="26"/>
          <w:szCs w:val="26"/>
          <w:lang w:val="vi-VN"/>
        </w:rPr>
        <w:t>uản lý gói thầu, quản lý email, quản lý người dùng, thông tin tài khoản, thống kê.</w:t>
      </w:r>
    </w:p>
    <w:p w14:paraId="24298BB1" w14:textId="51C0437D" w:rsidR="00DE54FC" w:rsidRPr="00A03B6C" w:rsidRDefault="00DE54FC" w:rsidP="00DE54FC">
      <w:pPr>
        <w:pStyle w:val="Heading4"/>
        <w:jc w:val="left"/>
        <w:rPr>
          <w:rFonts w:ascii="Times New Roman" w:hAnsi="Times New Roman" w:cs="Times New Roman"/>
          <w:noProof/>
          <w:color w:val="auto"/>
        </w:rPr>
      </w:pPr>
      <w:bookmarkStart w:id="333" w:name="_Toc479696585"/>
      <w:bookmarkStart w:id="334" w:name="_Toc479696672"/>
      <w:bookmarkStart w:id="335" w:name="_Toc481681325"/>
      <w:bookmarkStart w:id="336" w:name="_Toc482441545"/>
      <w:r>
        <w:rPr>
          <w:rFonts w:ascii="Times New Roman" w:hAnsi="Times New Roman" w:cs="Times New Roman"/>
          <w:noProof/>
          <w:color w:val="auto"/>
        </w:rPr>
        <w:t>1</w:t>
      </w:r>
      <w:r w:rsidRPr="00A03B6C">
        <w:rPr>
          <w:rFonts w:ascii="Times New Roman" w:hAnsi="Times New Roman" w:cs="Times New Roman"/>
          <w:noProof/>
          <w:color w:val="auto"/>
        </w:rPr>
        <w:t xml:space="preserve">.1.1 </w:t>
      </w:r>
      <w:bookmarkEnd w:id="333"/>
      <w:bookmarkEnd w:id="334"/>
      <w:r w:rsidRPr="00A03B6C">
        <w:rPr>
          <w:rFonts w:ascii="Times New Roman" w:hAnsi="Times New Roman" w:cs="Times New Roman"/>
          <w:noProof/>
          <w:color w:val="auto"/>
        </w:rPr>
        <w:t>Quản lý gói thầu</w:t>
      </w:r>
      <w:bookmarkEnd w:id="335"/>
      <w:bookmarkEnd w:id="336"/>
    </w:p>
    <w:p w14:paraId="68E0C3DD" w14:textId="77777777" w:rsidR="00DE54FC" w:rsidRPr="00A03B6C" w:rsidRDefault="00DE54FC" w:rsidP="00DE54FC">
      <w:pPr>
        <w:spacing w:before="120"/>
        <w:rPr>
          <w:noProof/>
          <w:sz w:val="26"/>
          <w:szCs w:val="26"/>
          <w:lang w:val="vi-VN"/>
        </w:rPr>
      </w:pPr>
    </w:p>
    <w:p w14:paraId="11C6E8D4" w14:textId="56422977" w:rsidR="00DE54FC" w:rsidRPr="00A03B6C" w:rsidRDefault="00482675" w:rsidP="00DE54FC">
      <w:pPr>
        <w:spacing w:before="120"/>
        <w:rPr>
          <w:noProof/>
          <w:sz w:val="26"/>
          <w:szCs w:val="26"/>
          <w:lang w:val="vi-VN"/>
        </w:rPr>
      </w:pPr>
      <w:r>
        <w:rPr>
          <w:noProof/>
          <w:sz w:val="26"/>
          <w:szCs w:val="26"/>
          <w:lang w:val="vi-VN" w:eastAsia="vi-VN"/>
        </w:rPr>
        <w:pict w14:anchorId="09FFA7AA">
          <v:shape id="_x0000_i1028" type="#_x0000_t75" style="width:438.75pt;height:3in">
            <v:imagedata r:id="rId29" o:title="Capture"/>
          </v:shape>
        </w:pict>
      </w:r>
    </w:p>
    <w:p w14:paraId="16DEC3F1" w14:textId="77777777" w:rsidR="00DE54FC" w:rsidRPr="00A03B6C" w:rsidRDefault="00DE54FC" w:rsidP="00DE54FC">
      <w:pPr>
        <w:spacing w:before="120"/>
        <w:rPr>
          <w:noProof/>
          <w:sz w:val="26"/>
          <w:szCs w:val="26"/>
          <w:lang w:val="vi-VN"/>
        </w:rPr>
      </w:pPr>
    </w:p>
    <w:p w14:paraId="7B0FAD7E" w14:textId="30AB7334" w:rsidR="00DE54FC" w:rsidRPr="003B783E" w:rsidRDefault="00042559" w:rsidP="003B783E">
      <w:pPr>
        <w:pStyle w:val="Caption"/>
        <w:jc w:val="center"/>
        <w:rPr>
          <w:rFonts w:ascii="Times New Roman" w:hAnsi="Times New Roman" w:cs="Times New Roman"/>
          <w:noProof/>
          <w:sz w:val="26"/>
          <w:szCs w:val="26"/>
          <w:lang w:val="vi-VN"/>
        </w:rPr>
      </w:pPr>
      <w:bookmarkStart w:id="337" w:name="_Toc482377653"/>
      <w:bookmarkStart w:id="338" w:name="_Toc482441588"/>
      <w:r w:rsidRPr="003B783E">
        <w:rPr>
          <w:rFonts w:ascii="Times New Roman" w:hAnsi="Times New Roman" w:cs="Times New Roman"/>
          <w:lang w:val="vi-VN"/>
        </w:rPr>
        <w:t xml:space="preserve">Hình </w:t>
      </w:r>
      <w:r w:rsidRPr="003B783E">
        <w:rPr>
          <w:rFonts w:ascii="Times New Roman" w:hAnsi="Times New Roman" w:cs="Times New Roman"/>
        </w:rPr>
        <w:fldChar w:fldCharType="begin"/>
      </w:r>
      <w:r w:rsidRPr="003B783E">
        <w:rPr>
          <w:rFonts w:ascii="Times New Roman" w:hAnsi="Times New Roman" w:cs="Times New Roman"/>
          <w:lang w:val="vi-V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lang w:val="vi-VN"/>
        </w:rPr>
        <w:t>16</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lang w:val="vi-VN"/>
        </w:rPr>
        <w:t>: Giao diện quản lý gói thầu</w:t>
      </w:r>
      <w:bookmarkEnd w:id="337"/>
      <w:bookmarkEnd w:id="338"/>
    </w:p>
    <w:p w14:paraId="237FBCC7" w14:textId="3DD7D811" w:rsidR="00DE54FC" w:rsidRPr="00A03B6C" w:rsidRDefault="00DE54FC" w:rsidP="00DE54FC">
      <w:pPr>
        <w:spacing w:before="120"/>
        <w:rPr>
          <w:noProof/>
          <w:sz w:val="26"/>
          <w:szCs w:val="26"/>
          <w:lang w:val="vi-VN"/>
        </w:rPr>
      </w:pPr>
      <w:r w:rsidRPr="00A03B6C">
        <w:rPr>
          <w:noProof/>
          <w:sz w:val="26"/>
          <w:szCs w:val="26"/>
          <w:lang w:val="vi-VN"/>
        </w:rPr>
        <w:t xml:space="preserve">Mục quản lý gói thầu cho phép người quản trị xem thông tin các gói thầu, xem theo lĩnh vực, cập nhật thủ công các gói thầu mới nhất, xóa gói thầu, ẩn hoặc hiển thị các </w:t>
      </w:r>
      <w:r w:rsidRPr="00A03B6C">
        <w:rPr>
          <w:noProof/>
          <w:sz w:val="26"/>
          <w:szCs w:val="26"/>
          <w:lang w:val="vi-VN"/>
        </w:rPr>
        <w:lastRenderedPageBreak/>
        <w:t xml:space="preserve">gói thầu. Khi chọn cập nhật, hệ thống sẽ tự động lấy dữ liệu từ trang </w:t>
      </w:r>
      <w:r w:rsidR="00E2602F">
        <w:rPr>
          <w:noProof/>
          <w:sz w:val="26"/>
          <w:szCs w:val="26"/>
          <w:lang w:val="vi-VN"/>
        </w:rPr>
        <w:t>Đấu thầu điện tử</w:t>
      </w:r>
      <w:r w:rsidRPr="00A03B6C">
        <w:rPr>
          <w:noProof/>
          <w:sz w:val="26"/>
          <w:szCs w:val="26"/>
          <w:lang w:val="vi-VN"/>
        </w:rPr>
        <w:t xml:space="preserve"> và lưu vào cơ sở dữ liệu hiển thị cho người dùng. Các gói thầu mới trong ngày sẽ được đánh dấu “Hot” để người dùng dễ nhận biết.</w:t>
      </w:r>
    </w:p>
    <w:p w14:paraId="7679D776" w14:textId="59CCA46E" w:rsidR="00DE54FC" w:rsidRPr="001C4085" w:rsidRDefault="00DE54FC" w:rsidP="00DE54FC">
      <w:pPr>
        <w:pStyle w:val="Heading4"/>
        <w:jc w:val="left"/>
        <w:rPr>
          <w:rFonts w:ascii="Times New Roman" w:hAnsi="Times New Roman" w:cs="Times New Roman"/>
          <w:noProof/>
          <w:color w:val="auto"/>
          <w:lang w:val="vi-VN"/>
        </w:rPr>
      </w:pPr>
      <w:bookmarkStart w:id="339" w:name="_Toc479696586"/>
      <w:bookmarkStart w:id="340" w:name="_Toc479696673"/>
      <w:bookmarkStart w:id="341" w:name="_Toc481681326"/>
      <w:bookmarkStart w:id="342" w:name="_Toc482441546"/>
      <w:r>
        <w:rPr>
          <w:rFonts w:ascii="Times New Roman" w:hAnsi="Times New Roman" w:cs="Times New Roman"/>
          <w:noProof/>
          <w:color w:val="auto"/>
          <w:lang w:val="vi-VN"/>
        </w:rPr>
        <w:t>1</w:t>
      </w:r>
      <w:r w:rsidRPr="001C4085">
        <w:rPr>
          <w:rFonts w:ascii="Times New Roman" w:hAnsi="Times New Roman" w:cs="Times New Roman"/>
          <w:noProof/>
          <w:color w:val="auto"/>
          <w:lang w:val="vi-VN"/>
        </w:rPr>
        <w:t xml:space="preserve">.1.2 </w:t>
      </w:r>
      <w:bookmarkEnd w:id="339"/>
      <w:bookmarkEnd w:id="340"/>
      <w:r w:rsidRPr="001C4085">
        <w:rPr>
          <w:rFonts w:ascii="Times New Roman" w:hAnsi="Times New Roman" w:cs="Times New Roman"/>
          <w:noProof/>
          <w:color w:val="auto"/>
          <w:lang w:val="vi-VN"/>
        </w:rPr>
        <w:t>Quản lý Email</w:t>
      </w:r>
      <w:bookmarkEnd w:id="341"/>
      <w:bookmarkEnd w:id="342"/>
      <w:r w:rsidRPr="001C4085">
        <w:rPr>
          <w:rFonts w:ascii="Times New Roman" w:hAnsi="Times New Roman" w:cs="Times New Roman"/>
          <w:noProof/>
          <w:color w:val="auto"/>
          <w:lang w:val="vi-VN"/>
        </w:rPr>
        <w:t xml:space="preserve"> </w:t>
      </w:r>
    </w:p>
    <w:p w14:paraId="3B4BBA69" w14:textId="77777777" w:rsidR="00DE54FC" w:rsidRPr="008A7F7B" w:rsidRDefault="00DE54FC" w:rsidP="00DE54FC">
      <w:pPr>
        <w:rPr>
          <w:sz w:val="26"/>
          <w:szCs w:val="26"/>
          <w:lang w:val="vi-VN"/>
        </w:rPr>
      </w:pPr>
      <w:r w:rsidRPr="00CB0C27">
        <w:rPr>
          <w:sz w:val="26"/>
          <w:szCs w:val="26"/>
          <w:lang w:val="vi-VN"/>
        </w:rPr>
        <w:t xml:space="preserve">Người quản trị dễ dàng quản lý việc gửi email thủ công đến với người dùng thông qua giao diện quản lý email. Tại đây người quản trị có thể gửi email cho bất kỳ người dùng nào cũng như xem nội dung các gói thầu trong email của người dùng đó. Ngoài tính năng tự động gửi email vào các thời điểm cố định trong ngày, người quản trị có thể trực tiếp chọn gửi email đến tất cả người dùng ngày trên giao diện này. </w:t>
      </w:r>
    </w:p>
    <w:p w14:paraId="633B2163" w14:textId="77777777" w:rsidR="00DE54FC" w:rsidRDefault="00DE54FC" w:rsidP="00DE54FC">
      <w:r>
        <w:rPr>
          <w:noProof/>
          <w:lang w:val="vi-VN" w:eastAsia="vi-VN"/>
        </w:rPr>
        <w:drawing>
          <wp:inline distT="0" distB="0" distL="0" distR="0" wp14:anchorId="75D44170" wp14:editId="6ADF6E48">
            <wp:extent cx="5572125" cy="2409825"/>
            <wp:effectExtent l="0" t="0" r="0" b="0"/>
            <wp:docPr id="25" name="Picture 3"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2409825"/>
                    </a:xfrm>
                    <a:prstGeom prst="rect">
                      <a:avLst/>
                    </a:prstGeom>
                    <a:noFill/>
                    <a:ln>
                      <a:noFill/>
                    </a:ln>
                  </pic:spPr>
                </pic:pic>
              </a:graphicData>
            </a:graphic>
          </wp:inline>
        </w:drawing>
      </w:r>
    </w:p>
    <w:p w14:paraId="6E7CCB99" w14:textId="77777777" w:rsidR="00DE54FC" w:rsidRDefault="00DE54FC" w:rsidP="00DE54FC"/>
    <w:p w14:paraId="449B975B" w14:textId="2DCD584D" w:rsidR="00DE54FC" w:rsidRPr="003B783E" w:rsidRDefault="00042559" w:rsidP="003B783E">
      <w:pPr>
        <w:pStyle w:val="Caption"/>
        <w:jc w:val="center"/>
        <w:rPr>
          <w:rFonts w:ascii="Times New Roman" w:hAnsi="Times New Roman" w:cs="Times New Roman"/>
        </w:rPr>
      </w:pPr>
      <w:bookmarkStart w:id="343" w:name="_Toc482377654"/>
      <w:bookmarkStart w:id="344" w:name="_Toc482441589"/>
      <w:r w:rsidRPr="003B783E">
        <w:rPr>
          <w:rFonts w:ascii="Times New Roman" w:hAnsi="Times New Roman" w:cs="Times New Roman"/>
        </w:rPr>
        <w:t xml:space="preserve">Hình </w:t>
      </w:r>
      <w:r w:rsidRPr="003B783E">
        <w:rPr>
          <w:rFonts w:ascii="Times New Roman" w:hAnsi="Times New Roman" w:cs="Times New Roman"/>
        </w:rPr>
        <w:fldChar w:fldCharType="begin"/>
      </w:r>
      <w:r w:rsidRPr="003B783E">
        <w:rPr>
          <w:rFonts w:ascii="Times New Roman" w:hAnsi="Times New Roman" w:cs="Times New Roma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rPr>
        <w:t>17</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rPr>
        <w:t>: Giao diện quản lý email</w:t>
      </w:r>
      <w:bookmarkEnd w:id="343"/>
      <w:bookmarkEnd w:id="344"/>
    </w:p>
    <w:p w14:paraId="200A51C1" w14:textId="77777777" w:rsidR="00DE54FC" w:rsidRPr="0065138F" w:rsidRDefault="00DE54FC" w:rsidP="00DE54FC"/>
    <w:p w14:paraId="46EF2ED5" w14:textId="6CAE7C41" w:rsidR="00DE54FC" w:rsidRDefault="00482675" w:rsidP="00DE54FC">
      <w:pPr>
        <w:spacing w:before="120"/>
        <w:jc w:val="center"/>
        <w:rPr>
          <w:noProof/>
          <w:sz w:val="26"/>
          <w:szCs w:val="26"/>
        </w:rPr>
      </w:pPr>
      <w:r>
        <w:rPr>
          <w:noProof/>
          <w:sz w:val="26"/>
          <w:szCs w:val="26"/>
          <w:lang w:val="vi-VN" w:eastAsia="vi-VN"/>
        </w:rPr>
        <w:pict w14:anchorId="735D97D3">
          <v:shape id="_x0000_i1029" type="#_x0000_t75" style="width:439.5pt;height:3in">
            <v:imagedata r:id="rId31" o:title="pahnmem"/>
          </v:shape>
        </w:pict>
      </w:r>
    </w:p>
    <w:p w14:paraId="60E4736C" w14:textId="030A23B6" w:rsidR="00DE54FC" w:rsidRPr="003B783E" w:rsidRDefault="00DE54FC" w:rsidP="00DE54FC">
      <w:pPr>
        <w:spacing w:before="120"/>
        <w:jc w:val="center"/>
        <w:rPr>
          <w:i/>
          <w:noProof/>
          <w:sz w:val="26"/>
          <w:szCs w:val="26"/>
        </w:rPr>
      </w:pPr>
      <w:r w:rsidRPr="003B783E">
        <w:rPr>
          <w:i/>
          <w:noProof/>
          <w:sz w:val="26"/>
          <w:szCs w:val="26"/>
        </w:rPr>
        <w:t>Hình 1</w:t>
      </w:r>
      <w:r w:rsidR="000E6AB6" w:rsidRPr="003B783E">
        <w:rPr>
          <w:i/>
          <w:noProof/>
          <w:sz w:val="26"/>
          <w:szCs w:val="26"/>
        </w:rPr>
        <w:t>6</w:t>
      </w:r>
      <w:r w:rsidRPr="003B783E">
        <w:rPr>
          <w:i/>
          <w:noProof/>
          <w:sz w:val="26"/>
          <w:szCs w:val="26"/>
        </w:rPr>
        <w:t xml:space="preserve">:  </w:t>
      </w:r>
      <w:r w:rsidR="00915EA2" w:rsidRPr="003B783E">
        <w:rPr>
          <w:i/>
          <w:noProof/>
          <w:sz w:val="26"/>
          <w:szCs w:val="26"/>
        </w:rPr>
        <w:t>Người quản trị xem nội</w:t>
      </w:r>
      <w:r w:rsidRPr="003B783E">
        <w:rPr>
          <w:i/>
          <w:noProof/>
          <w:sz w:val="26"/>
          <w:szCs w:val="26"/>
        </w:rPr>
        <w:t xml:space="preserve"> dung email sẽ được gửi đến người dùng</w:t>
      </w:r>
    </w:p>
    <w:p w14:paraId="41E4C65C" w14:textId="77777777" w:rsidR="00915EA2" w:rsidRPr="00A03B6C" w:rsidRDefault="00915EA2" w:rsidP="00DE54FC">
      <w:pPr>
        <w:spacing w:before="120"/>
        <w:jc w:val="center"/>
        <w:rPr>
          <w:b/>
          <w:noProof/>
          <w:sz w:val="26"/>
          <w:szCs w:val="26"/>
        </w:rPr>
      </w:pPr>
    </w:p>
    <w:p w14:paraId="372CF277" w14:textId="700D5687" w:rsidR="00DE54FC" w:rsidRPr="0065138F" w:rsidRDefault="00482675" w:rsidP="00DE54FC">
      <w:pPr>
        <w:rPr>
          <w:sz w:val="26"/>
          <w:szCs w:val="26"/>
        </w:rPr>
      </w:pPr>
      <w:r>
        <w:rPr>
          <w:sz w:val="26"/>
          <w:szCs w:val="26"/>
        </w:rPr>
        <w:lastRenderedPageBreak/>
        <w:pict w14:anchorId="43126654">
          <v:shape id="_x0000_i1030" type="#_x0000_t75" style="width:438.75pt;height:180pt">
            <v:imagedata r:id="rId32" o:title="sádasd"/>
          </v:shape>
        </w:pict>
      </w:r>
      <w:r w:rsidR="00DE54FC">
        <w:rPr>
          <w:sz w:val="26"/>
          <w:szCs w:val="26"/>
        </w:rPr>
        <w:tab/>
      </w:r>
    </w:p>
    <w:p w14:paraId="5DA9CC22" w14:textId="5CFEFE7A" w:rsidR="00915EA2" w:rsidRPr="003B783E" w:rsidRDefault="00042559" w:rsidP="003B783E">
      <w:pPr>
        <w:pStyle w:val="Caption"/>
        <w:jc w:val="center"/>
        <w:rPr>
          <w:rFonts w:ascii="Times New Roman" w:hAnsi="Times New Roman" w:cs="Times New Roman"/>
          <w:noProof/>
          <w:sz w:val="26"/>
          <w:szCs w:val="26"/>
        </w:rPr>
      </w:pPr>
      <w:bookmarkStart w:id="345" w:name="_Toc482377655"/>
      <w:bookmarkStart w:id="346" w:name="_Toc482441590"/>
      <w:r w:rsidRPr="003B783E">
        <w:rPr>
          <w:rFonts w:ascii="Times New Roman" w:hAnsi="Times New Roman" w:cs="Times New Roman"/>
        </w:rPr>
        <w:t xml:space="preserve">Hình </w:t>
      </w:r>
      <w:r w:rsidRPr="003B783E">
        <w:rPr>
          <w:rFonts w:ascii="Times New Roman" w:hAnsi="Times New Roman" w:cs="Times New Roman"/>
        </w:rPr>
        <w:fldChar w:fldCharType="begin"/>
      </w:r>
      <w:r w:rsidRPr="003B783E">
        <w:rPr>
          <w:rFonts w:ascii="Times New Roman" w:hAnsi="Times New Roman" w:cs="Times New Roma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rPr>
        <w:t>18</w:t>
      </w:r>
      <w:r w:rsidRPr="003B783E">
        <w:rPr>
          <w:rFonts w:ascii="Times New Roman" w:hAnsi="Times New Roman" w:cs="Times New Roman"/>
        </w:rPr>
        <w:fldChar w:fldCharType="end"/>
      </w:r>
      <w:r w:rsidR="00915EA2" w:rsidRPr="003B783E">
        <w:rPr>
          <w:rFonts w:ascii="Times New Roman" w:hAnsi="Times New Roman" w:cs="Times New Roman"/>
          <w:noProof/>
          <w:sz w:val="26"/>
          <w:szCs w:val="26"/>
        </w:rPr>
        <w:t>: Người dùng xem email được gửi đến</w:t>
      </w:r>
      <w:bookmarkEnd w:id="345"/>
      <w:bookmarkEnd w:id="346"/>
    </w:p>
    <w:p w14:paraId="525E9F36" w14:textId="12A4F724" w:rsidR="00DE54FC" w:rsidRPr="00A03B6C" w:rsidRDefault="00DE54FC" w:rsidP="00DE54FC">
      <w:pPr>
        <w:spacing w:before="120"/>
        <w:rPr>
          <w:b/>
          <w:noProof/>
          <w:sz w:val="26"/>
          <w:szCs w:val="26"/>
        </w:rPr>
      </w:pPr>
      <w:r w:rsidRPr="00A03B6C">
        <w:rPr>
          <w:noProof/>
          <w:sz w:val="26"/>
          <w:szCs w:val="26"/>
        </w:rPr>
        <w:t>Những email đã được gửi đến người dùng sẽ được hệ thống lưu lại nên sẽ không trùng lặp các gói thầu đã gửi ở những lần sau.</w:t>
      </w:r>
    </w:p>
    <w:p w14:paraId="130ECE9C" w14:textId="4693DDBC" w:rsidR="00DE54FC" w:rsidRPr="00A03B6C" w:rsidRDefault="00DE54FC" w:rsidP="00DE54FC">
      <w:pPr>
        <w:pStyle w:val="Heading4"/>
        <w:jc w:val="left"/>
        <w:rPr>
          <w:rFonts w:ascii="Times New Roman" w:hAnsi="Times New Roman" w:cs="Times New Roman"/>
          <w:noProof/>
          <w:color w:val="auto"/>
        </w:rPr>
      </w:pPr>
      <w:bookmarkStart w:id="347" w:name="_Toc479696587"/>
      <w:bookmarkStart w:id="348" w:name="_Toc479696674"/>
      <w:bookmarkStart w:id="349" w:name="_Toc481681327"/>
      <w:bookmarkStart w:id="350" w:name="_Toc482441547"/>
      <w:r>
        <w:rPr>
          <w:rFonts w:ascii="Times New Roman" w:hAnsi="Times New Roman" w:cs="Times New Roman"/>
          <w:noProof/>
          <w:color w:val="auto"/>
        </w:rPr>
        <w:t>1</w:t>
      </w:r>
      <w:r w:rsidRPr="00A03B6C">
        <w:rPr>
          <w:rFonts w:ascii="Times New Roman" w:hAnsi="Times New Roman" w:cs="Times New Roman"/>
          <w:noProof/>
          <w:color w:val="auto"/>
        </w:rPr>
        <w:t>.1.3 Quản lý tài khoản</w:t>
      </w:r>
      <w:bookmarkEnd w:id="347"/>
      <w:bookmarkEnd w:id="348"/>
      <w:bookmarkEnd w:id="349"/>
      <w:bookmarkEnd w:id="350"/>
    </w:p>
    <w:p w14:paraId="3A18F10B" w14:textId="77777777" w:rsidR="00DE54FC" w:rsidRPr="00A03B6C" w:rsidRDefault="00DE54FC" w:rsidP="00DE54FC">
      <w:pPr>
        <w:spacing w:before="120"/>
        <w:jc w:val="left"/>
        <w:rPr>
          <w:noProof/>
          <w:sz w:val="26"/>
          <w:szCs w:val="26"/>
          <w:lang w:val="es-ES"/>
        </w:rPr>
      </w:pPr>
      <w:r w:rsidRPr="00A03B6C">
        <w:rPr>
          <w:noProof/>
          <w:sz w:val="26"/>
          <w:szCs w:val="26"/>
          <w:lang w:val="es-ES"/>
        </w:rPr>
        <w:t>Trong mục quản lý người dùng gồm có chức năng xem danh sách tài khoản, chỉnh sửa thông tin của tài khoản, xóa tài khoản.</w:t>
      </w:r>
      <w:r>
        <w:rPr>
          <w:noProof/>
          <w:sz w:val="26"/>
          <w:szCs w:val="26"/>
          <w:lang w:val="es-ES"/>
        </w:rPr>
        <w:t xml:space="preserve"> Danh sách sẽ hiển thị thông tin cấp độ, trạng thái, cài đặt nhận email hằng ngày của người dùng.</w:t>
      </w:r>
    </w:p>
    <w:p w14:paraId="69E3F994" w14:textId="77777777" w:rsidR="00DE54FC" w:rsidRPr="00A03B6C" w:rsidRDefault="00DE54FC" w:rsidP="00DE54FC">
      <w:pPr>
        <w:spacing w:before="120"/>
        <w:jc w:val="left"/>
        <w:rPr>
          <w:noProof/>
          <w:sz w:val="26"/>
          <w:szCs w:val="26"/>
        </w:rPr>
      </w:pPr>
      <w:r>
        <w:rPr>
          <w:noProof/>
          <w:sz w:val="26"/>
          <w:szCs w:val="26"/>
          <w:lang w:val="vi-VN" w:eastAsia="vi-VN"/>
        </w:rPr>
        <w:drawing>
          <wp:inline distT="0" distB="0" distL="0" distR="0" wp14:anchorId="7EBCB985" wp14:editId="57250F67">
            <wp:extent cx="5574997" cy="3257550"/>
            <wp:effectExtent l="0" t="0" r="6985" b="0"/>
            <wp:docPr id="23" name="Picture 5" descr="lis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_us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463" cy="3258991"/>
                    </a:xfrm>
                    <a:prstGeom prst="rect">
                      <a:avLst/>
                    </a:prstGeom>
                    <a:noFill/>
                    <a:ln>
                      <a:noFill/>
                    </a:ln>
                  </pic:spPr>
                </pic:pic>
              </a:graphicData>
            </a:graphic>
          </wp:inline>
        </w:drawing>
      </w:r>
    </w:p>
    <w:p w14:paraId="69EA80A6" w14:textId="18556CD9" w:rsidR="00DE54FC" w:rsidRPr="003B783E" w:rsidRDefault="00042559" w:rsidP="003B783E">
      <w:pPr>
        <w:pStyle w:val="Caption"/>
        <w:jc w:val="center"/>
        <w:rPr>
          <w:rFonts w:ascii="Times New Roman" w:hAnsi="Times New Roman" w:cs="Times New Roman"/>
          <w:noProof/>
          <w:sz w:val="26"/>
          <w:szCs w:val="26"/>
        </w:rPr>
      </w:pPr>
      <w:bookmarkStart w:id="351" w:name="_Toc482377656"/>
      <w:bookmarkStart w:id="352" w:name="_Toc482441591"/>
      <w:r w:rsidRPr="003B783E">
        <w:rPr>
          <w:rFonts w:ascii="Times New Roman" w:hAnsi="Times New Roman" w:cs="Times New Roman"/>
        </w:rPr>
        <w:t xml:space="preserve">Hình </w:t>
      </w:r>
      <w:r w:rsidRPr="003B783E">
        <w:rPr>
          <w:rFonts w:ascii="Times New Roman" w:hAnsi="Times New Roman" w:cs="Times New Roman"/>
        </w:rPr>
        <w:fldChar w:fldCharType="begin"/>
      </w:r>
      <w:r w:rsidRPr="003B783E">
        <w:rPr>
          <w:rFonts w:ascii="Times New Roman" w:hAnsi="Times New Roman" w:cs="Times New Roma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rPr>
        <w:t>19</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rPr>
        <w:t>: Xem danh sách tài khoản</w:t>
      </w:r>
      <w:bookmarkEnd w:id="351"/>
      <w:bookmarkEnd w:id="352"/>
    </w:p>
    <w:p w14:paraId="42F4AD94" w14:textId="49E6CA68" w:rsidR="00DE54FC" w:rsidRDefault="00DE54FC" w:rsidP="001D3B0C">
      <w:pPr>
        <w:spacing w:before="120" w:line="276" w:lineRule="auto"/>
        <w:rPr>
          <w:sz w:val="26"/>
          <w:szCs w:val="26"/>
        </w:rPr>
      </w:pPr>
      <w:r w:rsidRPr="00A03B6C">
        <w:rPr>
          <w:noProof/>
          <w:sz w:val="26"/>
          <w:szCs w:val="26"/>
        </w:rPr>
        <w:t xml:space="preserve">Khi muốn sửa thông tin của tài khoản bất kỳ, người quản trị nhấp chọn </w:t>
      </w:r>
      <w:r>
        <w:rPr>
          <w:noProof/>
          <w:sz w:val="26"/>
          <w:szCs w:val="26"/>
        </w:rPr>
        <w:t xml:space="preserve">biểu tượng </w:t>
      </w:r>
      <w:r w:rsidR="001C6207">
        <w:rPr>
          <w:noProof/>
          <w:sz w:val="26"/>
          <w:szCs w:val="26"/>
        </w:rPr>
        <w:t>chỉnh sửa</w:t>
      </w:r>
      <w:r w:rsidRPr="00A03B6C">
        <w:rPr>
          <w:noProof/>
          <w:sz w:val="26"/>
          <w:szCs w:val="26"/>
        </w:rPr>
        <w:t xml:space="preserve"> ở dòng thông tin tương</w:t>
      </w:r>
      <w:r>
        <w:rPr>
          <w:noProof/>
          <w:sz w:val="26"/>
          <w:szCs w:val="26"/>
        </w:rPr>
        <w:t xml:space="preserve"> ứng, hệ thống sẽ mở</w:t>
      </w:r>
      <w:r w:rsidRPr="00A03B6C">
        <w:rPr>
          <w:noProof/>
          <w:sz w:val="26"/>
          <w:szCs w:val="26"/>
        </w:rPr>
        <w:t xml:space="preserve"> giao diện cập nhật thông tin tài khoản. Ở giao diện này, </w:t>
      </w:r>
      <w:r w:rsidR="00A17B68">
        <w:rPr>
          <w:noProof/>
          <w:sz w:val="26"/>
          <w:szCs w:val="26"/>
        </w:rPr>
        <w:t>quản trị viên</w:t>
      </w:r>
      <w:r w:rsidRPr="00A03B6C">
        <w:rPr>
          <w:noProof/>
          <w:sz w:val="26"/>
          <w:szCs w:val="26"/>
        </w:rPr>
        <w:t xml:space="preserve"> còn có thể cập nhật trạng thái người dùng để </w:t>
      </w:r>
      <w:r w:rsidRPr="00A03B6C">
        <w:rPr>
          <w:noProof/>
          <w:sz w:val="26"/>
          <w:szCs w:val="26"/>
        </w:rPr>
        <w:lastRenderedPageBreak/>
        <w:t xml:space="preserve">cho phép người dùng tiếp tục hoạt động hoặc ngừng sử dụng hệ thống.  Đồng thời người quản trị còn có thể thay đổi cấp độ của tài khoản là </w:t>
      </w:r>
      <w:r w:rsidR="00DD0E1A">
        <w:rPr>
          <w:noProof/>
          <w:sz w:val="26"/>
          <w:szCs w:val="26"/>
        </w:rPr>
        <w:t>n</w:t>
      </w:r>
      <w:r w:rsidR="002F19A2">
        <w:rPr>
          <w:noProof/>
          <w:sz w:val="26"/>
          <w:szCs w:val="26"/>
        </w:rPr>
        <w:t>gười quản trị</w:t>
      </w:r>
      <w:r w:rsidRPr="00A03B6C">
        <w:rPr>
          <w:noProof/>
          <w:sz w:val="26"/>
          <w:szCs w:val="26"/>
        </w:rPr>
        <w:t xml:space="preserve"> hoặc người sử dụng.</w:t>
      </w:r>
      <w:r w:rsidR="00DD0E1A">
        <w:rPr>
          <w:noProof/>
          <w:sz w:val="26"/>
          <w:szCs w:val="26"/>
        </w:rPr>
        <w:t xml:space="preserve"> </w:t>
      </w:r>
      <w:r>
        <w:rPr>
          <w:noProof/>
          <w:sz w:val="26"/>
          <w:szCs w:val="26"/>
        </w:rPr>
        <w:t>Chức năng thêm người dùng</w:t>
      </w:r>
      <w:r w:rsidRPr="00A03B6C">
        <w:rPr>
          <w:noProof/>
          <w:sz w:val="26"/>
          <w:szCs w:val="26"/>
        </w:rPr>
        <w:t xml:space="preserve">:  người quản trị có thể thêm người dùng mới đồng thời với cấp độ tài khoản là </w:t>
      </w:r>
      <w:r w:rsidR="00DD0E1A">
        <w:rPr>
          <w:noProof/>
          <w:sz w:val="26"/>
          <w:szCs w:val="26"/>
        </w:rPr>
        <w:t>n</w:t>
      </w:r>
      <w:r w:rsidR="002F19A2">
        <w:rPr>
          <w:noProof/>
          <w:sz w:val="26"/>
          <w:szCs w:val="26"/>
        </w:rPr>
        <w:t>gười quản trị</w:t>
      </w:r>
      <w:r w:rsidRPr="00A03B6C">
        <w:rPr>
          <w:noProof/>
          <w:sz w:val="26"/>
          <w:szCs w:val="26"/>
        </w:rPr>
        <w:t xml:space="preserve"> hoặc </w:t>
      </w:r>
      <w:r w:rsidR="00DD0E1A">
        <w:rPr>
          <w:noProof/>
          <w:sz w:val="26"/>
          <w:szCs w:val="26"/>
        </w:rPr>
        <w:t>người sử dụng</w:t>
      </w:r>
      <w:r w:rsidRPr="00A03B6C">
        <w:rPr>
          <w:noProof/>
          <w:sz w:val="26"/>
          <w:szCs w:val="26"/>
        </w:rPr>
        <w:t>.</w:t>
      </w:r>
    </w:p>
    <w:p w14:paraId="3FB3D42B" w14:textId="05EAB0D3" w:rsidR="00DE54FC" w:rsidRPr="00A03B6C" w:rsidRDefault="00C828C6" w:rsidP="001D3B0C">
      <w:pPr>
        <w:pStyle w:val="Heading4"/>
        <w:spacing w:line="276" w:lineRule="auto"/>
        <w:jc w:val="left"/>
        <w:rPr>
          <w:rFonts w:ascii="Times New Roman" w:hAnsi="Times New Roman" w:cs="Times New Roman"/>
          <w:noProof/>
          <w:color w:val="auto"/>
        </w:rPr>
      </w:pPr>
      <w:bookmarkStart w:id="353" w:name="_Toc479696588"/>
      <w:bookmarkStart w:id="354" w:name="_Toc479696675"/>
      <w:bookmarkStart w:id="355" w:name="_Toc481681328"/>
      <w:bookmarkStart w:id="356" w:name="_Toc482441548"/>
      <w:r>
        <w:rPr>
          <w:rFonts w:ascii="Times New Roman" w:hAnsi="Times New Roman" w:cs="Times New Roman"/>
          <w:noProof/>
          <w:color w:val="auto"/>
        </w:rPr>
        <w:t>1</w:t>
      </w:r>
      <w:r w:rsidR="00DE54FC" w:rsidRPr="00A03B6C">
        <w:rPr>
          <w:rFonts w:ascii="Times New Roman" w:hAnsi="Times New Roman" w:cs="Times New Roman"/>
          <w:noProof/>
          <w:color w:val="auto"/>
        </w:rPr>
        <w:t xml:space="preserve">.1.4 </w:t>
      </w:r>
      <w:bookmarkEnd w:id="353"/>
      <w:bookmarkEnd w:id="354"/>
      <w:r w:rsidR="00DE54FC">
        <w:rPr>
          <w:rFonts w:ascii="Times New Roman" w:hAnsi="Times New Roman" w:cs="Times New Roman"/>
          <w:noProof/>
          <w:color w:val="auto"/>
        </w:rPr>
        <w:t>Thông tin tài khoản</w:t>
      </w:r>
      <w:bookmarkEnd w:id="355"/>
      <w:bookmarkEnd w:id="356"/>
    </w:p>
    <w:p w14:paraId="70DF4172" w14:textId="0A929E03" w:rsidR="00DE54FC" w:rsidRDefault="00DE54FC" w:rsidP="001D3B0C">
      <w:pPr>
        <w:spacing w:line="276" w:lineRule="auto"/>
        <w:rPr>
          <w:noProof/>
          <w:sz w:val="26"/>
          <w:szCs w:val="26"/>
        </w:rPr>
      </w:pPr>
      <w:r w:rsidRPr="00A03B6C">
        <w:rPr>
          <w:noProof/>
          <w:sz w:val="26"/>
          <w:szCs w:val="26"/>
        </w:rPr>
        <w:t xml:space="preserve">Chức </w:t>
      </w:r>
      <w:r>
        <w:rPr>
          <w:noProof/>
          <w:sz w:val="26"/>
          <w:szCs w:val="26"/>
        </w:rPr>
        <w:t>năng thông tin tài khoản cho phép người quản trị xem thông tin tài khoản của mình đồng thời có thể chỉnh sửa và cập nhật thông tin cũng như ảnh đại diện</w:t>
      </w:r>
    </w:p>
    <w:p w14:paraId="35C485C0" w14:textId="77777777" w:rsidR="001D3B0C" w:rsidRDefault="001D3B0C" w:rsidP="001D3B0C">
      <w:pPr>
        <w:spacing w:line="276" w:lineRule="auto"/>
        <w:rPr>
          <w:sz w:val="26"/>
          <w:szCs w:val="26"/>
        </w:rPr>
      </w:pPr>
    </w:p>
    <w:p w14:paraId="3FDEABB9" w14:textId="77777777" w:rsidR="00DE54FC" w:rsidRDefault="00DE54FC" w:rsidP="00DE54FC">
      <w:pPr>
        <w:spacing w:line="240" w:lineRule="auto"/>
        <w:rPr>
          <w:noProof/>
          <w:sz w:val="26"/>
          <w:szCs w:val="26"/>
        </w:rPr>
      </w:pPr>
      <w:r>
        <w:rPr>
          <w:noProof/>
          <w:sz w:val="26"/>
          <w:szCs w:val="26"/>
          <w:lang w:val="vi-VN" w:eastAsia="vi-VN"/>
        </w:rPr>
        <w:drawing>
          <wp:inline distT="0" distB="0" distL="0" distR="0" wp14:anchorId="38A32640" wp14:editId="65FF46F4">
            <wp:extent cx="4895850" cy="4057073"/>
            <wp:effectExtent l="19050" t="0" r="0" b="0"/>
            <wp:docPr id="22" name="Picture 6" descr="upd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pda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4057073"/>
                    </a:xfrm>
                    <a:prstGeom prst="rect">
                      <a:avLst/>
                    </a:prstGeom>
                    <a:noFill/>
                    <a:ln>
                      <a:noFill/>
                    </a:ln>
                  </pic:spPr>
                </pic:pic>
              </a:graphicData>
            </a:graphic>
          </wp:inline>
        </w:drawing>
      </w:r>
      <w:r>
        <w:rPr>
          <w:noProof/>
          <w:sz w:val="26"/>
          <w:szCs w:val="26"/>
        </w:rPr>
        <w:t xml:space="preserve">. </w:t>
      </w:r>
    </w:p>
    <w:p w14:paraId="5C6EB50B" w14:textId="2F02738B" w:rsidR="00DE54FC" w:rsidRPr="003B783E" w:rsidRDefault="00042559" w:rsidP="003B783E">
      <w:pPr>
        <w:pStyle w:val="Caption"/>
        <w:jc w:val="center"/>
        <w:rPr>
          <w:rFonts w:ascii="Times New Roman" w:hAnsi="Times New Roman" w:cs="Times New Roman"/>
          <w:noProof/>
          <w:sz w:val="26"/>
          <w:szCs w:val="26"/>
        </w:rPr>
      </w:pPr>
      <w:bookmarkStart w:id="357" w:name="_Toc482377657"/>
      <w:bookmarkStart w:id="358" w:name="_Toc482441592"/>
      <w:r w:rsidRPr="003B783E">
        <w:rPr>
          <w:rFonts w:ascii="Times New Roman" w:hAnsi="Times New Roman" w:cs="Times New Roman"/>
        </w:rPr>
        <w:t xml:space="preserve">Hình </w:t>
      </w:r>
      <w:r w:rsidRPr="003B783E">
        <w:rPr>
          <w:rFonts w:ascii="Times New Roman" w:hAnsi="Times New Roman" w:cs="Times New Roman"/>
        </w:rPr>
        <w:fldChar w:fldCharType="begin"/>
      </w:r>
      <w:r w:rsidRPr="003B783E">
        <w:rPr>
          <w:rFonts w:ascii="Times New Roman" w:hAnsi="Times New Roman" w:cs="Times New Roma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rPr>
        <w:t>20</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rPr>
        <w:t>: Giao diện chức năng cập nhật thông tin tài khoản</w:t>
      </w:r>
      <w:bookmarkEnd w:id="357"/>
      <w:bookmarkEnd w:id="358"/>
    </w:p>
    <w:p w14:paraId="1E2442DC" w14:textId="6A5912FE" w:rsidR="00DE54FC" w:rsidRDefault="00DE54FC" w:rsidP="00DE54FC">
      <w:pPr>
        <w:spacing w:before="120"/>
        <w:rPr>
          <w:b/>
          <w:noProof/>
          <w:sz w:val="26"/>
          <w:szCs w:val="26"/>
        </w:rPr>
      </w:pPr>
      <w:r>
        <w:rPr>
          <w:b/>
          <w:noProof/>
          <w:sz w:val="26"/>
          <w:szCs w:val="26"/>
        </w:rPr>
        <w:t>1.1.5 Chức năng thống kê</w:t>
      </w:r>
    </w:p>
    <w:p w14:paraId="7025BFEB" w14:textId="72528E08" w:rsidR="00DE54FC" w:rsidRDefault="00DE54FC" w:rsidP="00DE54FC">
      <w:pPr>
        <w:spacing w:before="120"/>
        <w:rPr>
          <w:noProof/>
          <w:sz w:val="26"/>
          <w:szCs w:val="26"/>
        </w:rPr>
      </w:pPr>
      <w:r>
        <w:rPr>
          <w:noProof/>
          <w:sz w:val="26"/>
          <w:szCs w:val="26"/>
        </w:rPr>
        <w:t>Chức năng thống kê cho phép người quản trị thống kê số lượng gói thầu theo lĩnh vực</w:t>
      </w:r>
      <w:r w:rsidR="00C95043">
        <w:rPr>
          <w:noProof/>
          <w:sz w:val="26"/>
          <w:szCs w:val="26"/>
        </w:rPr>
        <w:t>.</w:t>
      </w:r>
    </w:p>
    <w:p w14:paraId="73409DF1" w14:textId="58B2CFB3" w:rsidR="00DE54FC" w:rsidRPr="00084990" w:rsidRDefault="00482675" w:rsidP="00DE54FC">
      <w:pPr>
        <w:spacing w:before="120"/>
        <w:rPr>
          <w:noProof/>
          <w:sz w:val="26"/>
          <w:szCs w:val="26"/>
        </w:rPr>
      </w:pPr>
      <w:r>
        <w:rPr>
          <w:noProof/>
          <w:sz w:val="26"/>
          <w:szCs w:val="26"/>
          <w:lang w:val="vi-VN" w:eastAsia="vi-VN"/>
        </w:rPr>
        <w:lastRenderedPageBreak/>
        <w:pict w14:anchorId="06CD866E">
          <v:shape id="_x0000_i1031" type="#_x0000_t75" style="width:438.75pt;height:3in">
            <v:imagedata r:id="rId35" o:title="thongke"/>
          </v:shape>
        </w:pict>
      </w:r>
    </w:p>
    <w:p w14:paraId="10F82542" w14:textId="15490690" w:rsidR="00DE54FC" w:rsidRPr="003B783E" w:rsidRDefault="00042559" w:rsidP="003B783E">
      <w:pPr>
        <w:pStyle w:val="Caption"/>
        <w:jc w:val="center"/>
        <w:rPr>
          <w:rFonts w:ascii="Times New Roman" w:hAnsi="Times New Roman" w:cs="Times New Roman"/>
          <w:noProof/>
          <w:sz w:val="26"/>
          <w:szCs w:val="26"/>
        </w:rPr>
      </w:pPr>
      <w:bookmarkStart w:id="359" w:name="_Toc482377658"/>
      <w:bookmarkStart w:id="360" w:name="_Toc482441593"/>
      <w:r w:rsidRPr="003B783E">
        <w:rPr>
          <w:rFonts w:ascii="Times New Roman" w:hAnsi="Times New Roman" w:cs="Times New Roman"/>
        </w:rPr>
        <w:t xml:space="preserve">Hình </w:t>
      </w:r>
      <w:r w:rsidRPr="003B783E">
        <w:rPr>
          <w:rFonts w:ascii="Times New Roman" w:hAnsi="Times New Roman" w:cs="Times New Roman"/>
        </w:rPr>
        <w:fldChar w:fldCharType="begin"/>
      </w:r>
      <w:r w:rsidRPr="003B783E">
        <w:rPr>
          <w:rFonts w:ascii="Times New Roman" w:hAnsi="Times New Roman" w:cs="Times New Roma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rPr>
        <w:t>21</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rPr>
        <w:t>: Giao diện chức năng thống kê</w:t>
      </w:r>
      <w:bookmarkEnd w:id="359"/>
      <w:bookmarkEnd w:id="360"/>
    </w:p>
    <w:p w14:paraId="1ABA0E73" w14:textId="2522DBAE" w:rsidR="00DE54FC" w:rsidRPr="00A03B6C" w:rsidRDefault="00DE54FC" w:rsidP="00DE54FC">
      <w:pPr>
        <w:pStyle w:val="Heading3"/>
        <w:jc w:val="left"/>
        <w:rPr>
          <w:rFonts w:ascii="Times New Roman" w:hAnsi="Times New Roman" w:cs="Times New Roman"/>
          <w:noProof/>
          <w:color w:val="auto"/>
          <w:sz w:val="26"/>
          <w:szCs w:val="26"/>
        </w:rPr>
      </w:pPr>
      <w:bookmarkStart w:id="361" w:name="_Toc479696589"/>
      <w:bookmarkStart w:id="362" w:name="_Toc479696676"/>
      <w:bookmarkStart w:id="363" w:name="_Toc481681329"/>
      <w:bookmarkStart w:id="364" w:name="_Toc482441549"/>
      <w:r>
        <w:rPr>
          <w:rFonts w:ascii="Times New Roman" w:hAnsi="Times New Roman" w:cs="Times New Roman"/>
          <w:noProof/>
          <w:color w:val="auto"/>
          <w:sz w:val="26"/>
          <w:szCs w:val="26"/>
        </w:rPr>
        <w:t>1</w:t>
      </w:r>
      <w:r w:rsidRPr="00A03B6C">
        <w:rPr>
          <w:rFonts w:ascii="Times New Roman" w:hAnsi="Times New Roman" w:cs="Times New Roman"/>
          <w:noProof/>
          <w:color w:val="auto"/>
          <w:sz w:val="26"/>
          <w:szCs w:val="26"/>
        </w:rPr>
        <w:t xml:space="preserve">.2. Giao diện </w:t>
      </w:r>
      <w:bookmarkEnd w:id="361"/>
      <w:bookmarkEnd w:id="362"/>
      <w:bookmarkEnd w:id="363"/>
      <w:r>
        <w:rPr>
          <w:rFonts w:ascii="Times New Roman" w:hAnsi="Times New Roman" w:cs="Times New Roman"/>
          <w:noProof/>
          <w:color w:val="auto"/>
          <w:sz w:val="26"/>
          <w:szCs w:val="26"/>
        </w:rPr>
        <w:t>Người dùng</w:t>
      </w:r>
      <w:bookmarkEnd w:id="364"/>
    </w:p>
    <w:p w14:paraId="6EC91177" w14:textId="77777777" w:rsidR="00DE54FC" w:rsidRPr="00A03B6C" w:rsidRDefault="00DE54FC" w:rsidP="001D3B0C">
      <w:pPr>
        <w:spacing w:before="120" w:line="276" w:lineRule="auto"/>
        <w:ind w:firstLine="425"/>
        <w:rPr>
          <w:noProof/>
          <w:sz w:val="26"/>
          <w:szCs w:val="26"/>
        </w:rPr>
      </w:pPr>
      <w:r w:rsidRPr="00A03B6C">
        <w:rPr>
          <w:noProof/>
          <w:sz w:val="26"/>
          <w:szCs w:val="26"/>
        </w:rPr>
        <w:t>Nếu chưa có tài khoản, người dùng truy cập vào trang web nhấp chọn đăng ký và điền thông tin vào. Thông tin bao gồm họ tên, email, mật khẩu. Nếu email đã được đăng ký trước đó hệ thống sẽ thông</w:t>
      </w:r>
      <w:r>
        <w:rPr>
          <w:noProof/>
          <w:sz w:val="26"/>
          <w:szCs w:val="26"/>
        </w:rPr>
        <w:t xml:space="preserve"> báo</w:t>
      </w:r>
      <w:r w:rsidRPr="00A03B6C">
        <w:rPr>
          <w:noProof/>
          <w:sz w:val="26"/>
          <w:szCs w:val="26"/>
        </w:rPr>
        <w:t xml:space="preserve"> đến người dùng yêu cầu nhập địa chỉ email khác.</w:t>
      </w:r>
    </w:p>
    <w:p w14:paraId="32AFEB35" w14:textId="77777777" w:rsidR="00DE54FC" w:rsidRPr="00A03B6C" w:rsidRDefault="00DE54FC" w:rsidP="001D3B0C">
      <w:pPr>
        <w:spacing w:line="276" w:lineRule="auto"/>
        <w:rPr>
          <w:sz w:val="26"/>
          <w:szCs w:val="26"/>
        </w:rPr>
      </w:pPr>
      <w:r w:rsidRPr="00A03B6C">
        <w:rPr>
          <w:sz w:val="26"/>
          <w:szCs w:val="26"/>
        </w:rPr>
        <w:t>Khi đăng ký thành công, hệ thống sẽ</w:t>
      </w:r>
      <w:r>
        <w:rPr>
          <w:sz w:val="26"/>
          <w:szCs w:val="26"/>
        </w:rPr>
        <w:t xml:space="preserve"> gửi liên kết đến email người dùng đăng ký. Sau khi nhấp vào liên kết xác nhận đăng ký người dùng mới có thể đăng nhập vào hệ thống</w:t>
      </w:r>
      <w:r w:rsidRPr="00A03B6C">
        <w:rPr>
          <w:sz w:val="26"/>
          <w:szCs w:val="26"/>
        </w:rPr>
        <w:t>.</w:t>
      </w:r>
    </w:p>
    <w:p w14:paraId="21DF162A" w14:textId="77777777" w:rsidR="00DE54FC" w:rsidRPr="00A03B6C" w:rsidRDefault="00DE54FC" w:rsidP="00DE54FC">
      <w:pPr>
        <w:rPr>
          <w:sz w:val="26"/>
          <w:szCs w:val="26"/>
        </w:rPr>
      </w:pPr>
    </w:p>
    <w:p w14:paraId="06620ECC" w14:textId="77777777" w:rsidR="00DE54FC" w:rsidRPr="00A03B6C" w:rsidRDefault="00DE54FC" w:rsidP="00DE54FC">
      <w:pPr>
        <w:spacing w:before="120"/>
        <w:ind w:firstLine="425"/>
        <w:rPr>
          <w:noProof/>
          <w:sz w:val="26"/>
          <w:szCs w:val="26"/>
        </w:rPr>
      </w:pPr>
      <w:r>
        <w:rPr>
          <w:noProof/>
          <w:sz w:val="26"/>
          <w:szCs w:val="26"/>
          <w:lang w:val="vi-VN" w:eastAsia="vi-VN"/>
        </w:rPr>
        <w:drawing>
          <wp:inline distT="0" distB="0" distL="0" distR="0" wp14:anchorId="2BB55457" wp14:editId="476BCCCF">
            <wp:extent cx="5263764" cy="2543175"/>
            <wp:effectExtent l="0" t="0" r="0" b="0"/>
            <wp:docPr id="20" name="Picture 8" descr="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g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782" cy="2545116"/>
                    </a:xfrm>
                    <a:prstGeom prst="rect">
                      <a:avLst/>
                    </a:prstGeom>
                    <a:noFill/>
                    <a:ln>
                      <a:noFill/>
                    </a:ln>
                  </pic:spPr>
                </pic:pic>
              </a:graphicData>
            </a:graphic>
          </wp:inline>
        </w:drawing>
      </w:r>
      <w:r w:rsidRPr="00A03B6C">
        <w:rPr>
          <w:noProof/>
          <w:sz w:val="26"/>
          <w:szCs w:val="26"/>
        </w:rPr>
        <w:t>.</w:t>
      </w:r>
    </w:p>
    <w:p w14:paraId="7ADE4ACC" w14:textId="370A3F6C" w:rsidR="00DE54FC" w:rsidRPr="003B783E" w:rsidRDefault="00042559" w:rsidP="003B783E">
      <w:pPr>
        <w:pStyle w:val="Caption"/>
        <w:jc w:val="center"/>
        <w:rPr>
          <w:rFonts w:ascii="Times New Roman" w:hAnsi="Times New Roman" w:cs="Times New Roman"/>
          <w:noProof/>
          <w:sz w:val="26"/>
          <w:szCs w:val="26"/>
        </w:rPr>
      </w:pPr>
      <w:bookmarkStart w:id="365" w:name="_Toc482377659"/>
      <w:bookmarkStart w:id="366" w:name="_Toc482441594"/>
      <w:r w:rsidRPr="003B783E">
        <w:rPr>
          <w:rFonts w:ascii="Times New Roman" w:hAnsi="Times New Roman" w:cs="Times New Roman"/>
        </w:rPr>
        <w:t xml:space="preserve">Hình </w:t>
      </w:r>
      <w:r w:rsidRPr="003B783E">
        <w:rPr>
          <w:rFonts w:ascii="Times New Roman" w:hAnsi="Times New Roman" w:cs="Times New Roman"/>
        </w:rPr>
        <w:fldChar w:fldCharType="begin"/>
      </w:r>
      <w:r w:rsidRPr="003B783E">
        <w:rPr>
          <w:rFonts w:ascii="Times New Roman" w:hAnsi="Times New Roman" w:cs="Times New Roma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rPr>
        <w:t>22</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rPr>
        <w:t>: Giao diện đăng ký tài khoản.</w:t>
      </w:r>
      <w:bookmarkEnd w:id="365"/>
      <w:bookmarkEnd w:id="366"/>
    </w:p>
    <w:p w14:paraId="3CE87822" w14:textId="77777777" w:rsidR="00DE54FC" w:rsidRPr="00A03B6C" w:rsidRDefault="00DE54FC" w:rsidP="00DE54FC">
      <w:pPr>
        <w:spacing w:before="120"/>
        <w:ind w:firstLine="425"/>
        <w:jc w:val="center"/>
        <w:rPr>
          <w:b/>
          <w:noProof/>
          <w:sz w:val="26"/>
          <w:szCs w:val="26"/>
        </w:rPr>
      </w:pPr>
      <w:r>
        <w:rPr>
          <w:b/>
          <w:noProof/>
          <w:sz w:val="26"/>
          <w:szCs w:val="26"/>
          <w:lang w:val="vi-VN" w:eastAsia="vi-VN"/>
        </w:rPr>
        <w:lastRenderedPageBreak/>
        <w:drawing>
          <wp:inline distT="0" distB="0" distL="0" distR="0" wp14:anchorId="2791B27A" wp14:editId="5ABABDF0">
            <wp:extent cx="5312604" cy="1343025"/>
            <wp:effectExtent l="0" t="0" r="2540" b="0"/>
            <wp:docPr id="19" name="Picture 9" descr="xac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acnh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573" cy="1343523"/>
                    </a:xfrm>
                    <a:prstGeom prst="rect">
                      <a:avLst/>
                    </a:prstGeom>
                    <a:noFill/>
                    <a:ln>
                      <a:noFill/>
                    </a:ln>
                  </pic:spPr>
                </pic:pic>
              </a:graphicData>
            </a:graphic>
          </wp:inline>
        </w:drawing>
      </w:r>
    </w:p>
    <w:p w14:paraId="3D558C4A" w14:textId="4E6F17A4" w:rsidR="00DE54FC" w:rsidRPr="003B783E" w:rsidRDefault="00042559" w:rsidP="003B783E">
      <w:pPr>
        <w:pStyle w:val="Caption"/>
        <w:jc w:val="center"/>
        <w:rPr>
          <w:rFonts w:ascii="Times New Roman" w:hAnsi="Times New Roman" w:cs="Times New Roman"/>
          <w:noProof/>
          <w:sz w:val="26"/>
          <w:szCs w:val="26"/>
        </w:rPr>
      </w:pPr>
      <w:bookmarkStart w:id="367" w:name="_Toc482377660"/>
      <w:bookmarkStart w:id="368" w:name="_Toc482441595"/>
      <w:r w:rsidRPr="003B783E">
        <w:rPr>
          <w:rFonts w:ascii="Times New Roman" w:hAnsi="Times New Roman" w:cs="Times New Roman"/>
        </w:rPr>
        <w:t xml:space="preserve">Hình </w:t>
      </w:r>
      <w:r w:rsidRPr="003B783E">
        <w:rPr>
          <w:rFonts w:ascii="Times New Roman" w:hAnsi="Times New Roman" w:cs="Times New Roman"/>
        </w:rPr>
        <w:fldChar w:fldCharType="begin"/>
      </w:r>
      <w:r w:rsidRPr="003B783E">
        <w:rPr>
          <w:rFonts w:ascii="Times New Roman" w:hAnsi="Times New Roman" w:cs="Times New Roman"/>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rPr>
        <w:t>23</w:t>
      </w:r>
      <w:r w:rsidRPr="003B783E">
        <w:rPr>
          <w:rFonts w:ascii="Times New Roman" w:hAnsi="Times New Roman" w:cs="Times New Roman"/>
        </w:rPr>
        <w:fldChar w:fldCharType="end"/>
      </w:r>
      <w:r w:rsidR="00DE54FC" w:rsidRPr="003B783E">
        <w:rPr>
          <w:rFonts w:ascii="Times New Roman" w:hAnsi="Times New Roman" w:cs="Times New Roman"/>
          <w:noProof/>
          <w:sz w:val="26"/>
          <w:szCs w:val="26"/>
        </w:rPr>
        <w:t>: Giao diện xác nhận đăng ký thông tin</w:t>
      </w:r>
      <w:bookmarkEnd w:id="367"/>
      <w:bookmarkEnd w:id="368"/>
    </w:p>
    <w:p w14:paraId="15F3C7DB" w14:textId="77777777" w:rsidR="00DE54FC" w:rsidRPr="00A03B6C" w:rsidRDefault="00DE54FC" w:rsidP="00D740EC">
      <w:pPr>
        <w:spacing w:before="120" w:line="276" w:lineRule="auto"/>
        <w:ind w:firstLine="425"/>
        <w:rPr>
          <w:noProof/>
          <w:sz w:val="26"/>
          <w:szCs w:val="26"/>
        </w:rPr>
      </w:pPr>
      <w:r w:rsidRPr="00A03B6C">
        <w:rPr>
          <w:noProof/>
          <w:sz w:val="26"/>
          <w:szCs w:val="26"/>
        </w:rPr>
        <w:t>Sau khi đăng nhập bằng tài khoản User thành công vào hệ thống sẽ xuất hiện trang chủ dành cho người dùng. Giao diện thể hiện các chức năng bao gồm:</w:t>
      </w:r>
    </w:p>
    <w:p w14:paraId="4446CF49" w14:textId="77777777" w:rsidR="00DE54FC" w:rsidRPr="00A03B6C" w:rsidRDefault="00DE54FC" w:rsidP="00DE54FC">
      <w:pPr>
        <w:pStyle w:val="ListParagraph"/>
        <w:numPr>
          <w:ilvl w:val="0"/>
          <w:numId w:val="17"/>
        </w:numPr>
        <w:spacing w:before="120"/>
        <w:rPr>
          <w:rFonts w:ascii="Times New Roman" w:hAnsi="Times New Roman" w:cs="Times New Roman"/>
          <w:noProof/>
          <w:sz w:val="26"/>
          <w:szCs w:val="26"/>
        </w:rPr>
      </w:pPr>
      <w:r w:rsidRPr="00A03B6C">
        <w:rPr>
          <w:rFonts w:ascii="Times New Roman" w:hAnsi="Times New Roman" w:cs="Times New Roman"/>
          <w:noProof/>
          <w:sz w:val="26"/>
          <w:szCs w:val="26"/>
        </w:rPr>
        <w:t>Trang chủ</w:t>
      </w:r>
      <w:r>
        <w:rPr>
          <w:rFonts w:ascii="Times New Roman" w:hAnsi="Times New Roman" w:cs="Times New Roman"/>
          <w:noProof/>
          <w:sz w:val="26"/>
          <w:szCs w:val="26"/>
        </w:rPr>
        <w:t>,</w:t>
      </w:r>
    </w:p>
    <w:p w14:paraId="6B8AFC3B" w14:textId="6952569F" w:rsidR="00DE54FC" w:rsidRPr="00A03B6C" w:rsidRDefault="00DE54FC" w:rsidP="00DE54FC">
      <w:pPr>
        <w:pStyle w:val="ListParagraph"/>
        <w:numPr>
          <w:ilvl w:val="0"/>
          <w:numId w:val="17"/>
        </w:numPr>
        <w:spacing w:before="120"/>
        <w:rPr>
          <w:rFonts w:ascii="Times New Roman" w:hAnsi="Times New Roman" w:cs="Times New Roman"/>
          <w:noProof/>
          <w:sz w:val="26"/>
          <w:szCs w:val="26"/>
        </w:rPr>
      </w:pPr>
      <w:r w:rsidRPr="00A03B6C">
        <w:rPr>
          <w:rFonts w:ascii="Times New Roman" w:hAnsi="Times New Roman" w:cs="Times New Roman"/>
          <w:noProof/>
          <w:sz w:val="26"/>
          <w:szCs w:val="26"/>
        </w:rPr>
        <w:t>Thông tin tài khoản</w:t>
      </w:r>
      <w:r w:rsidR="00E85B5A">
        <w:rPr>
          <w:rFonts w:ascii="Times New Roman" w:hAnsi="Times New Roman" w:cs="Times New Roman"/>
          <w:noProof/>
          <w:sz w:val="26"/>
          <w:szCs w:val="26"/>
        </w:rPr>
        <w:t>.</w:t>
      </w:r>
    </w:p>
    <w:p w14:paraId="4DFB6608" w14:textId="5106E65A" w:rsidR="00DE54FC" w:rsidRPr="00A03B6C" w:rsidRDefault="00DE54FC" w:rsidP="00DE54FC">
      <w:pPr>
        <w:pStyle w:val="ListParagraph"/>
        <w:numPr>
          <w:ilvl w:val="0"/>
          <w:numId w:val="17"/>
        </w:numPr>
        <w:spacing w:before="120"/>
        <w:rPr>
          <w:rFonts w:ascii="Times New Roman" w:hAnsi="Times New Roman" w:cs="Times New Roman"/>
          <w:noProof/>
          <w:sz w:val="26"/>
          <w:szCs w:val="26"/>
        </w:rPr>
      </w:pPr>
      <w:r w:rsidRPr="00A03B6C">
        <w:rPr>
          <w:rFonts w:ascii="Times New Roman" w:hAnsi="Times New Roman" w:cs="Times New Roman"/>
          <w:noProof/>
          <w:sz w:val="26"/>
          <w:szCs w:val="26"/>
        </w:rPr>
        <w:t>Danh sách từ khóa</w:t>
      </w:r>
      <w:r w:rsidR="00E85B5A">
        <w:rPr>
          <w:rFonts w:ascii="Times New Roman" w:hAnsi="Times New Roman" w:cs="Times New Roman"/>
          <w:noProof/>
          <w:sz w:val="26"/>
          <w:szCs w:val="26"/>
        </w:rPr>
        <w:t>.</w:t>
      </w:r>
    </w:p>
    <w:p w14:paraId="408631D3" w14:textId="77777777" w:rsidR="00DE54FC" w:rsidRPr="00A03B6C" w:rsidRDefault="00DE54FC" w:rsidP="00DE54FC">
      <w:pPr>
        <w:pStyle w:val="ListParagraph"/>
        <w:numPr>
          <w:ilvl w:val="0"/>
          <w:numId w:val="17"/>
        </w:numPr>
        <w:spacing w:before="120"/>
        <w:rPr>
          <w:rFonts w:ascii="Times New Roman" w:hAnsi="Times New Roman" w:cs="Times New Roman"/>
          <w:noProof/>
          <w:sz w:val="26"/>
          <w:szCs w:val="26"/>
        </w:rPr>
      </w:pPr>
      <w:r w:rsidRPr="00A03B6C">
        <w:rPr>
          <w:rFonts w:ascii="Times New Roman" w:hAnsi="Times New Roman" w:cs="Times New Roman"/>
          <w:noProof/>
          <w:sz w:val="26"/>
          <w:szCs w:val="26"/>
        </w:rPr>
        <w:t>T</w:t>
      </w:r>
      <w:r>
        <w:rPr>
          <w:rFonts w:ascii="Times New Roman" w:hAnsi="Times New Roman" w:cs="Times New Roman"/>
          <w:noProof/>
          <w:sz w:val="26"/>
          <w:szCs w:val="26"/>
        </w:rPr>
        <w:t>ì</w:t>
      </w:r>
      <w:r w:rsidRPr="00A03B6C">
        <w:rPr>
          <w:rFonts w:ascii="Times New Roman" w:hAnsi="Times New Roman" w:cs="Times New Roman"/>
          <w:noProof/>
          <w:sz w:val="26"/>
          <w:szCs w:val="26"/>
        </w:rPr>
        <w:t>m gói thầu.</w:t>
      </w:r>
    </w:p>
    <w:p w14:paraId="77323B39" w14:textId="62455D41" w:rsidR="00DE54FC" w:rsidRDefault="00DE54FC" w:rsidP="00DE54FC">
      <w:pPr>
        <w:pStyle w:val="ListParagraph"/>
        <w:spacing w:before="120"/>
        <w:ind w:left="1440" w:hanging="1014"/>
        <w:outlineLvl w:val="3"/>
        <w:rPr>
          <w:rFonts w:ascii="Times New Roman" w:hAnsi="Times New Roman" w:cs="Times New Roman"/>
          <w:b/>
          <w:noProof/>
          <w:sz w:val="26"/>
          <w:szCs w:val="26"/>
        </w:rPr>
      </w:pPr>
      <w:bookmarkStart w:id="369" w:name="_Toc479696590"/>
      <w:bookmarkStart w:id="370" w:name="_Toc479696677"/>
      <w:bookmarkStart w:id="371" w:name="_Toc481681330"/>
      <w:bookmarkStart w:id="372" w:name="_Toc482441550"/>
      <w:r>
        <w:rPr>
          <w:rFonts w:ascii="Times New Roman" w:hAnsi="Times New Roman" w:cs="Times New Roman"/>
          <w:b/>
          <w:noProof/>
          <w:sz w:val="26"/>
          <w:szCs w:val="26"/>
        </w:rPr>
        <w:t>1</w:t>
      </w:r>
      <w:r w:rsidRPr="00A03B6C">
        <w:rPr>
          <w:rFonts w:ascii="Times New Roman" w:hAnsi="Times New Roman" w:cs="Times New Roman"/>
          <w:b/>
          <w:noProof/>
          <w:sz w:val="26"/>
          <w:szCs w:val="26"/>
        </w:rPr>
        <w:t>.2.1 Trang chủ</w:t>
      </w:r>
      <w:bookmarkEnd w:id="369"/>
      <w:bookmarkEnd w:id="370"/>
      <w:bookmarkEnd w:id="371"/>
      <w:bookmarkEnd w:id="372"/>
    </w:p>
    <w:p w14:paraId="1A177702" w14:textId="052DD893" w:rsidR="0011203A" w:rsidRPr="0011203A" w:rsidRDefault="00482675" w:rsidP="0011203A">
      <w:pPr>
        <w:spacing w:before="120"/>
        <w:ind w:firstLine="142"/>
        <w:outlineLvl w:val="3"/>
        <w:rPr>
          <w:b/>
          <w:noProof/>
          <w:sz w:val="26"/>
          <w:szCs w:val="26"/>
        </w:rPr>
      </w:pPr>
      <w:r>
        <w:rPr>
          <w:b/>
          <w:noProof/>
          <w:sz w:val="26"/>
          <w:szCs w:val="26"/>
        </w:rPr>
        <w:pict w14:anchorId="10E9EE5C">
          <v:shape id="_x0000_i1032" type="#_x0000_t75" style="width:432.75pt;height:213.75pt">
            <v:imagedata r:id="rId38" o:title="Capturexcxc"/>
          </v:shape>
        </w:pict>
      </w:r>
    </w:p>
    <w:p w14:paraId="5D16F629" w14:textId="17DF5932" w:rsidR="00DE54FC" w:rsidRPr="003B783E" w:rsidRDefault="00042559" w:rsidP="003B783E">
      <w:pPr>
        <w:pStyle w:val="Caption"/>
        <w:jc w:val="center"/>
        <w:rPr>
          <w:rFonts w:ascii="Times New Roman" w:hAnsi="Times New Roman" w:cs="Times New Roman"/>
          <w:noProof/>
          <w:sz w:val="26"/>
          <w:szCs w:val="26"/>
        </w:rPr>
      </w:pPr>
      <w:bookmarkStart w:id="373" w:name="_Toc482377661"/>
      <w:bookmarkStart w:id="374" w:name="_Toc482441596"/>
      <w:r w:rsidRPr="003B783E">
        <w:t xml:space="preserve">Hình </w:t>
      </w:r>
      <w:r w:rsidRPr="003B783E">
        <w:fldChar w:fldCharType="begin"/>
      </w:r>
      <w:r w:rsidRPr="003B783E">
        <w:instrText xml:space="preserve"> SEQ Hình \* ARABIC </w:instrText>
      </w:r>
      <w:r w:rsidRPr="003B783E">
        <w:fldChar w:fldCharType="separate"/>
      </w:r>
      <w:r w:rsidR="00480C89">
        <w:rPr>
          <w:noProof/>
        </w:rPr>
        <w:t>24</w:t>
      </w:r>
      <w:r w:rsidRPr="003B783E">
        <w:fldChar w:fldCharType="end"/>
      </w:r>
      <w:r w:rsidR="003B783E" w:rsidRPr="003B783E">
        <w:rPr>
          <w:rFonts w:ascii="Times New Roman" w:hAnsi="Times New Roman" w:cs="Times New Roman"/>
          <w:noProof/>
          <w:sz w:val="26"/>
          <w:szCs w:val="26"/>
        </w:rPr>
        <w:t>: Giao diện trang chủ</w:t>
      </w:r>
      <w:bookmarkEnd w:id="373"/>
      <w:bookmarkEnd w:id="374"/>
    </w:p>
    <w:p w14:paraId="54EE77DB" w14:textId="77777777" w:rsidR="00DE54FC" w:rsidRPr="00A03B6C" w:rsidRDefault="00DE54FC" w:rsidP="00DE54FC">
      <w:pPr>
        <w:spacing w:before="120"/>
        <w:ind w:firstLine="425"/>
        <w:rPr>
          <w:b/>
          <w:bCs/>
          <w:sz w:val="26"/>
          <w:szCs w:val="26"/>
          <w:lang w:val="es-ES"/>
        </w:rPr>
      </w:pPr>
      <w:r w:rsidRPr="00A03B6C">
        <w:rPr>
          <w:noProof/>
          <w:sz w:val="26"/>
          <w:szCs w:val="26"/>
        </w:rPr>
        <w:t>Ở giao diện trang chủ, người dùng sẽ xem được danh sách tất cả các gói thầu mơi nhất trong hệ thống, để xem thông tin chi tiết của gói thầu người dùng chỉ việc nhấp chuột vào địa chỉ liên kết.</w:t>
      </w:r>
      <w:bookmarkEnd w:id="326"/>
      <w:r w:rsidRPr="00A03B6C">
        <w:rPr>
          <w:b/>
          <w:bCs/>
          <w:sz w:val="26"/>
          <w:szCs w:val="26"/>
          <w:lang w:val="es-ES"/>
        </w:rPr>
        <w:t xml:space="preserve">   </w:t>
      </w:r>
    </w:p>
    <w:p w14:paraId="5B78FB27" w14:textId="7CD21356" w:rsidR="00DE54FC" w:rsidRPr="00A03B6C" w:rsidRDefault="00DE54FC" w:rsidP="00DE54FC">
      <w:pPr>
        <w:pStyle w:val="Heading4"/>
        <w:jc w:val="left"/>
        <w:rPr>
          <w:rFonts w:ascii="Times New Roman" w:hAnsi="Times New Roman" w:cs="Times New Roman"/>
          <w:bCs w:val="0"/>
          <w:color w:val="auto"/>
          <w:lang w:val="es-ES"/>
        </w:rPr>
      </w:pPr>
      <w:bookmarkStart w:id="375" w:name="_Toc479696591"/>
      <w:bookmarkStart w:id="376" w:name="_Toc479696678"/>
      <w:bookmarkStart w:id="377" w:name="_Toc481681331"/>
      <w:bookmarkStart w:id="378" w:name="_Toc482441551"/>
      <w:r>
        <w:rPr>
          <w:rFonts w:ascii="Times New Roman" w:hAnsi="Times New Roman" w:cs="Times New Roman"/>
          <w:bCs w:val="0"/>
          <w:color w:val="auto"/>
          <w:lang w:val="es-ES"/>
        </w:rPr>
        <w:t>1</w:t>
      </w:r>
      <w:r w:rsidRPr="00A03B6C">
        <w:rPr>
          <w:rFonts w:ascii="Times New Roman" w:hAnsi="Times New Roman" w:cs="Times New Roman"/>
          <w:bCs w:val="0"/>
          <w:color w:val="auto"/>
          <w:lang w:val="es-ES"/>
        </w:rPr>
        <w:t>.2.2 Thông tin tài khoản</w:t>
      </w:r>
      <w:bookmarkEnd w:id="375"/>
      <w:bookmarkEnd w:id="376"/>
      <w:bookmarkEnd w:id="377"/>
      <w:bookmarkEnd w:id="378"/>
    </w:p>
    <w:p w14:paraId="4B47E4E7" w14:textId="77777777" w:rsidR="00DE54FC" w:rsidRDefault="00DE54FC" w:rsidP="004B4B74">
      <w:pPr>
        <w:spacing w:line="276" w:lineRule="auto"/>
        <w:rPr>
          <w:bCs/>
          <w:sz w:val="26"/>
          <w:szCs w:val="26"/>
          <w:lang w:val="es-ES"/>
        </w:rPr>
      </w:pPr>
      <w:r w:rsidRPr="00A03B6C">
        <w:rPr>
          <w:bCs/>
          <w:sz w:val="26"/>
          <w:szCs w:val="26"/>
          <w:lang w:val="es-ES"/>
        </w:rPr>
        <w:t>Chức năng thông tin tài khoản cho phép người dùng xem thông tin về tài khoản của mình. Đồng thời cho phép người dùng có thể thay đổi thông tin bao gồm địa chỉ email, họ tên, ảnh đại diện.</w:t>
      </w:r>
      <w:r>
        <w:rPr>
          <w:bCs/>
          <w:sz w:val="26"/>
          <w:szCs w:val="26"/>
          <w:lang w:val="es-ES"/>
        </w:rPr>
        <w:t xml:space="preserve"> Ngoài ra người dùng có thể bật, tắt chức năng gửi email thông tin các gói thầu mới nhất hằng ngày.</w:t>
      </w:r>
    </w:p>
    <w:p w14:paraId="202554AD" w14:textId="77777777" w:rsidR="00DE54FC" w:rsidRPr="00A03B6C" w:rsidRDefault="00DE54FC" w:rsidP="00DE54FC">
      <w:pPr>
        <w:spacing w:line="240" w:lineRule="auto"/>
        <w:jc w:val="left"/>
        <w:rPr>
          <w:bCs/>
          <w:sz w:val="26"/>
          <w:szCs w:val="26"/>
          <w:lang w:val="es-ES"/>
        </w:rPr>
      </w:pPr>
      <w:r>
        <w:rPr>
          <w:bCs/>
          <w:noProof/>
          <w:sz w:val="26"/>
          <w:szCs w:val="26"/>
          <w:lang w:val="vi-VN" w:eastAsia="vi-VN"/>
        </w:rPr>
        <w:lastRenderedPageBreak/>
        <w:drawing>
          <wp:inline distT="0" distB="0" distL="0" distR="0" wp14:anchorId="6499A8D3" wp14:editId="75EE904C">
            <wp:extent cx="5457825" cy="2266950"/>
            <wp:effectExtent l="0" t="0" r="0" b="0"/>
            <wp:docPr id="18" name="Picture 10" descr="thong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ongt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2266950"/>
                    </a:xfrm>
                    <a:prstGeom prst="rect">
                      <a:avLst/>
                    </a:prstGeom>
                    <a:noFill/>
                    <a:ln>
                      <a:noFill/>
                    </a:ln>
                  </pic:spPr>
                </pic:pic>
              </a:graphicData>
            </a:graphic>
          </wp:inline>
        </w:drawing>
      </w:r>
    </w:p>
    <w:p w14:paraId="532E33C2" w14:textId="77777777" w:rsidR="00DE54FC" w:rsidRPr="00A03B6C" w:rsidRDefault="00DE54FC" w:rsidP="00DE54FC">
      <w:pPr>
        <w:spacing w:line="240" w:lineRule="auto"/>
        <w:jc w:val="left"/>
        <w:rPr>
          <w:bCs/>
          <w:sz w:val="26"/>
          <w:szCs w:val="26"/>
          <w:lang w:val="es-ES"/>
        </w:rPr>
      </w:pPr>
    </w:p>
    <w:p w14:paraId="2E847B2F" w14:textId="2F7A72CA" w:rsidR="00DE54FC" w:rsidRPr="003B783E" w:rsidRDefault="00042559" w:rsidP="003B783E">
      <w:pPr>
        <w:pStyle w:val="Caption"/>
        <w:jc w:val="center"/>
        <w:rPr>
          <w:rFonts w:ascii="Times New Roman" w:hAnsi="Times New Roman" w:cs="Times New Roman"/>
          <w:bCs/>
          <w:sz w:val="26"/>
          <w:szCs w:val="26"/>
          <w:lang w:val="es-ES"/>
        </w:rPr>
      </w:pPr>
      <w:bookmarkStart w:id="379" w:name="_Toc482377662"/>
      <w:bookmarkStart w:id="380" w:name="_Toc482441597"/>
      <w:r w:rsidRPr="009B247F">
        <w:rPr>
          <w:rFonts w:ascii="Times New Roman" w:hAnsi="Times New Roman" w:cs="Times New Roman"/>
          <w:lang w:val="es-ES"/>
        </w:rPr>
        <w:t xml:space="preserve">Hình </w:t>
      </w:r>
      <w:r w:rsidRPr="003B783E">
        <w:rPr>
          <w:rFonts w:ascii="Times New Roman" w:hAnsi="Times New Roman" w:cs="Times New Roman"/>
        </w:rPr>
        <w:fldChar w:fldCharType="begin"/>
      </w:r>
      <w:r w:rsidRPr="009B247F">
        <w:rPr>
          <w:rFonts w:ascii="Times New Roman" w:hAnsi="Times New Roman" w:cs="Times New Roman"/>
          <w:lang w:val="es-ES"/>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lang w:val="es-ES"/>
        </w:rPr>
        <w:t>25</w:t>
      </w:r>
      <w:r w:rsidRPr="003B783E">
        <w:rPr>
          <w:rFonts w:ascii="Times New Roman" w:hAnsi="Times New Roman" w:cs="Times New Roman"/>
        </w:rPr>
        <w:fldChar w:fldCharType="end"/>
      </w:r>
      <w:r w:rsidRPr="009B247F">
        <w:rPr>
          <w:rFonts w:ascii="Times New Roman" w:hAnsi="Times New Roman" w:cs="Times New Roman"/>
          <w:lang w:val="es-ES"/>
        </w:rPr>
        <w:t xml:space="preserve">: </w:t>
      </w:r>
      <w:r w:rsidR="00DE54FC" w:rsidRPr="003B783E">
        <w:rPr>
          <w:rFonts w:ascii="Times New Roman" w:hAnsi="Times New Roman" w:cs="Times New Roman"/>
          <w:bCs/>
          <w:sz w:val="26"/>
          <w:szCs w:val="26"/>
          <w:lang w:val="es-ES"/>
        </w:rPr>
        <w:t>Thông tin tài khoản</w:t>
      </w:r>
      <w:bookmarkEnd w:id="379"/>
      <w:bookmarkEnd w:id="380"/>
    </w:p>
    <w:p w14:paraId="2B768E85" w14:textId="77777777" w:rsidR="00DE54FC" w:rsidRPr="00A03B6C" w:rsidRDefault="00DE54FC" w:rsidP="00DE54FC">
      <w:pPr>
        <w:spacing w:line="240" w:lineRule="auto"/>
        <w:rPr>
          <w:b/>
          <w:bCs/>
          <w:sz w:val="26"/>
          <w:szCs w:val="26"/>
          <w:lang w:val="es-ES"/>
        </w:rPr>
      </w:pPr>
    </w:p>
    <w:p w14:paraId="7E4652FD" w14:textId="1550B74F" w:rsidR="00DE54FC" w:rsidRPr="00A03B6C" w:rsidRDefault="00DE54FC" w:rsidP="001D3B0C">
      <w:pPr>
        <w:pStyle w:val="Heading4"/>
        <w:jc w:val="both"/>
        <w:rPr>
          <w:rFonts w:ascii="Times New Roman" w:hAnsi="Times New Roman" w:cs="Times New Roman"/>
          <w:bCs w:val="0"/>
          <w:color w:val="auto"/>
          <w:lang w:val="es-ES"/>
        </w:rPr>
      </w:pPr>
      <w:bookmarkStart w:id="381" w:name="_Toc479696592"/>
      <w:bookmarkStart w:id="382" w:name="_Toc479696679"/>
      <w:bookmarkStart w:id="383" w:name="_Toc481681332"/>
      <w:bookmarkStart w:id="384" w:name="_Toc482441552"/>
      <w:r>
        <w:rPr>
          <w:rFonts w:ascii="Times New Roman" w:hAnsi="Times New Roman" w:cs="Times New Roman"/>
          <w:bCs w:val="0"/>
          <w:color w:val="auto"/>
          <w:lang w:val="es-ES"/>
        </w:rPr>
        <w:t>1</w:t>
      </w:r>
      <w:r w:rsidRPr="00A03B6C">
        <w:rPr>
          <w:rFonts w:ascii="Times New Roman" w:hAnsi="Times New Roman" w:cs="Times New Roman"/>
          <w:bCs w:val="0"/>
          <w:color w:val="auto"/>
          <w:lang w:val="es-ES"/>
        </w:rPr>
        <w:t>.2.3 Quản lý từ khóa</w:t>
      </w:r>
      <w:bookmarkEnd w:id="381"/>
      <w:bookmarkEnd w:id="382"/>
      <w:bookmarkEnd w:id="383"/>
      <w:bookmarkEnd w:id="384"/>
    </w:p>
    <w:p w14:paraId="6AEAA978" w14:textId="6BC02505" w:rsidR="00DE54FC" w:rsidRPr="00A03B6C" w:rsidRDefault="00DE54FC" w:rsidP="004B4B74">
      <w:pPr>
        <w:spacing w:line="276" w:lineRule="auto"/>
        <w:rPr>
          <w:bCs/>
          <w:sz w:val="26"/>
          <w:szCs w:val="26"/>
          <w:lang w:val="es-ES"/>
        </w:rPr>
      </w:pPr>
      <w:r w:rsidRPr="00A03B6C">
        <w:rPr>
          <w:bCs/>
          <w:sz w:val="26"/>
          <w:szCs w:val="26"/>
          <w:lang w:val="es-ES"/>
        </w:rPr>
        <w:t xml:space="preserve">Ở mục </w:t>
      </w:r>
      <w:r w:rsidR="00FF3E10">
        <w:rPr>
          <w:bCs/>
          <w:sz w:val="26"/>
          <w:szCs w:val="26"/>
          <w:lang w:val="es-ES"/>
        </w:rPr>
        <w:t>quản lý từ khóa</w:t>
      </w:r>
      <w:r w:rsidRPr="00A03B6C">
        <w:rPr>
          <w:bCs/>
          <w:sz w:val="26"/>
          <w:szCs w:val="26"/>
          <w:lang w:val="es-ES"/>
        </w:rPr>
        <w:t xml:space="preserve"> cho phép người dùng xem danh sách từ khóa của mình, bên cạnh là chức năng thêm từ khóa và xóa từ khóa.</w:t>
      </w:r>
    </w:p>
    <w:p w14:paraId="477460A5" w14:textId="77777777" w:rsidR="00DE54FC" w:rsidRPr="00A03B6C" w:rsidRDefault="00DE54FC" w:rsidP="00DE54FC">
      <w:pPr>
        <w:spacing w:line="240" w:lineRule="auto"/>
        <w:jc w:val="left"/>
        <w:rPr>
          <w:bCs/>
          <w:sz w:val="26"/>
          <w:szCs w:val="26"/>
          <w:lang w:val="es-ES"/>
        </w:rPr>
      </w:pPr>
    </w:p>
    <w:p w14:paraId="56AC841D" w14:textId="77777777" w:rsidR="00DE54FC" w:rsidRPr="00A03B6C" w:rsidRDefault="00DE54FC" w:rsidP="00DE54FC">
      <w:pPr>
        <w:spacing w:line="240" w:lineRule="auto"/>
        <w:jc w:val="left"/>
        <w:rPr>
          <w:bCs/>
          <w:sz w:val="26"/>
          <w:szCs w:val="26"/>
          <w:lang w:val="es-ES"/>
        </w:rPr>
      </w:pPr>
      <w:r>
        <w:rPr>
          <w:bCs/>
          <w:noProof/>
          <w:sz w:val="26"/>
          <w:szCs w:val="26"/>
          <w:lang w:val="vi-VN" w:eastAsia="vi-VN"/>
        </w:rPr>
        <w:drawing>
          <wp:inline distT="0" distB="0" distL="0" distR="0" wp14:anchorId="5C22B828" wp14:editId="2F6D0195">
            <wp:extent cx="5457825" cy="1971575"/>
            <wp:effectExtent l="0" t="0" r="0" b="0"/>
            <wp:docPr id="17" name="Picture 11"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6655" cy="1985602"/>
                    </a:xfrm>
                    <a:prstGeom prst="rect">
                      <a:avLst/>
                    </a:prstGeom>
                    <a:noFill/>
                    <a:ln>
                      <a:noFill/>
                    </a:ln>
                  </pic:spPr>
                </pic:pic>
              </a:graphicData>
            </a:graphic>
          </wp:inline>
        </w:drawing>
      </w:r>
    </w:p>
    <w:p w14:paraId="33553523" w14:textId="77777777" w:rsidR="00DE54FC" w:rsidRPr="00A03B6C" w:rsidRDefault="00DE54FC" w:rsidP="00DE54FC">
      <w:pPr>
        <w:spacing w:line="240" w:lineRule="auto"/>
        <w:jc w:val="left"/>
        <w:rPr>
          <w:bCs/>
          <w:sz w:val="26"/>
          <w:szCs w:val="26"/>
          <w:lang w:val="es-ES"/>
        </w:rPr>
      </w:pPr>
    </w:p>
    <w:p w14:paraId="66E44911" w14:textId="224C4714" w:rsidR="00DE54FC" w:rsidRPr="003B783E" w:rsidRDefault="001F4FAF" w:rsidP="003B783E">
      <w:pPr>
        <w:pStyle w:val="Caption"/>
        <w:jc w:val="center"/>
        <w:rPr>
          <w:rFonts w:ascii="Times New Roman" w:hAnsi="Times New Roman" w:cs="Times New Roman"/>
          <w:bCs/>
          <w:sz w:val="26"/>
          <w:szCs w:val="26"/>
          <w:lang w:val="es-ES"/>
        </w:rPr>
      </w:pPr>
      <w:bookmarkStart w:id="385" w:name="_Toc482377663"/>
      <w:bookmarkStart w:id="386" w:name="_Toc482441598"/>
      <w:r w:rsidRPr="003B783E">
        <w:rPr>
          <w:rFonts w:ascii="Times New Roman" w:hAnsi="Times New Roman" w:cs="Times New Roman"/>
          <w:lang w:val="es-ES"/>
        </w:rPr>
        <w:t xml:space="preserve">Hình </w:t>
      </w:r>
      <w:r w:rsidRPr="003B783E">
        <w:rPr>
          <w:rFonts w:ascii="Times New Roman" w:hAnsi="Times New Roman" w:cs="Times New Roman"/>
        </w:rPr>
        <w:fldChar w:fldCharType="begin"/>
      </w:r>
      <w:r w:rsidRPr="003B783E">
        <w:rPr>
          <w:rFonts w:ascii="Times New Roman" w:hAnsi="Times New Roman" w:cs="Times New Roman"/>
          <w:lang w:val="es-ES"/>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lang w:val="es-ES"/>
        </w:rPr>
        <w:t>26</w:t>
      </w:r>
      <w:r w:rsidRPr="003B783E">
        <w:rPr>
          <w:rFonts w:ascii="Times New Roman" w:hAnsi="Times New Roman" w:cs="Times New Roman"/>
        </w:rPr>
        <w:fldChar w:fldCharType="end"/>
      </w:r>
      <w:r w:rsidR="00DE54FC" w:rsidRPr="003B783E">
        <w:rPr>
          <w:rFonts w:ascii="Times New Roman" w:hAnsi="Times New Roman" w:cs="Times New Roman"/>
          <w:bCs/>
          <w:sz w:val="26"/>
          <w:szCs w:val="26"/>
          <w:lang w:val="es-ES"/>
        </w:rPr>
        <w:t xml:space="preserve">: Giao diện </w:t>
      </w:r>
      <w:r w:rsidR="00FF3E10" w:rsidRPr="003B783E">
        <w:rPr>
          <w:rFonts w:ascii="Times New Roman" w:hAnsi="Times New Roman" w:cs="Times New Roman"/>
          <w:bCs/>
          <w:sz w:val="26"/>
          <w:szCs w:val="26"/>
          <w:lang w:val="es-ES"/>
        </w:rPr>
        <w:t>quản lý từ khóa</w:t>
      </w:r>
      <w:r w:rsidR="00DE54FC" w:rsidRPr="003B783E">
        <w:rPr>
          <w:rFonts w:ascii="Times New Roman" w:hAnsi="Times New Roman" w:cs="Times New Roman"/>
          <w:bCs/>
          <w:sz w:val="26"/>
          <w:szCs w:val="26"/>
          <w:lang w:val="es-ES"/>
        </w:rPr>
        <w:t>.</w:t>
      </w:r>
      <w:bookmarkEnd w:id="385"/>
      <w:bookmarkEnd w:id="386"/>
    </w:p>
    <w:p w14:paraId="5ED40AB5" w14:textId="77777777" w:rsidR="00DE54FC" w:rsidRPr="00A03B6C" w:rsidRDefault="00DE54FC" w:rsidP="004B4B74">
      <w:pPr>
        <w:spacing w:line="276" w:lineRule="auto"/>
        <w:rPr>
          <w:sz w:val="26"/>
          <w:szCs w:val="26"/>
          <w:lang w:val="es-ES"/>
        </w:rPr>
      </w:pPr>
      <w:r w:rsidRPr="00A03B6C">
        <w:rPr>
          <w:bCs/>
          <w:sz w:val="26"/>
          <w:szCs w:val="26"/>
          <w:lang w:val="es-ES"/>
        </w:rPr>
        <w:t>Để thêm từ khóa, từ nhấn chọn nút Thêm Từ Khóa sẽ xuất hiện giao diện để người dùng thêm từ</w:t>
      </w:r>
      <w:r>
        <w:rPr>
          <w:bCs/>
          <w:sz w:val="26"/>
          <w:szCs w:val="26"/>
          <w:lang w:val="es-ES"/>
        </w:rPr>
        <w:t xml:space="preserve"> khóa vào. Để xóa từ khóa, ta đánh dấu stick</w:t>
      </w:r>
      <w:r w:rsidRPr="00A03B6C">
        <w:rPr>
          <w:bCs/>
          <w:sz w:val="26"/>
          <w:szCs w:val="26"/>
          <w:lang w:val="es-ES"/>
        </w:rPr>
        <w:t xml:space="preserve"> vào ô tương ứng </w:t>
      </w:r>
      <w:r>
        <w:rPr>
          <w:bCs/>
          <w:sz w:val="26"/>
          <w:szCs w:val="26"/>
          <w:lang w:val="es-ES"/>
        </w:rPr>
        <w:t>với từ khóa đó sau đó nhấn nút x</w:t>
      </w:r>
      <w:r w:rsidRPr="00A03B6C">
        <w:rPr>
          <w:bCs/>
          <w:sz w:val="26"/>
          <w:szCs w:val="26"/>
          <w:lang w:val="es-ES"/>
        </w:rPr>
        <w:t xml:space="preserve">óa từ khóa, hệ thống sẽ thông báo xác </w:t>
      </w:r>
      <w:r>
        <w:rPr>
          <w:bCs/>
          <w:sz w:val="26"/>
          <w:szCs w:val="26"/>
          <w:lang w:val="es-ES"/>
        </w:rPr>
        <w:t>nhận với người dùng. Nhấn đồng ý</w:t>
      </w:r>
      <w:r w:rsidRPr="00A03B6C">
        <w:rPr>
          <w:bCs/>
          <w:sz w:val="26"/>
          <w:szCs w:val="26"/>
          <w:lang w:val="es-ES"/>
        </w:rPr>
        <w:t xml:space="preserve"> để xác nhận xóa từ khóa đó.</w:t>
      </w:r>
    </w:p>
    <w:p w14:paraId="07ABB36D" w14:textId="25346524" w:rsidR="00DE54FC" w:rsidRPr="00A03B6C" w:rsidRDefault="00DE54FC" w:rsidP="001D3B0C">
      <w:pPr>
        <w:pStyle w:val="Heading4"/>
        <w:jc w:val="both"/>
        <w:rPr>
          <w:rFonts w:ascii="Times New Roman" w:hAnsi="Times New Roman" w:cs="Times New Roman"/>
          <w:color w:val="auto"/>
          <w:lang w:val="es-ES"/>
        </w:rPr>
      </w:pPr>
      <w:bookmarkStart w:id="387" w:name="_Toc479696593"/>
      <w:bookmarkStart w:id="388" w:name="_Toc479696680"/>
      <w:bookmarkStart w:id="389" w:name="_Toc481681333"/>
      <w:bookmarkStart w:id="390" w:name="_Toc482441553"/>
      <w:r>
        <w:rPr>
          <w:rFonts w:ascii="Times New Roman" w:hAnsi="Times New Roman" w:cs="Times New Roman"/>
          <w:color w:val="auto"/>
          <w:lang w:val="es-ES"/>
        </w:rPr>
        <w:t>1</w:t>
      </w:r>
      <w:r w:rsidRPr="00A03B6C">
        <w:rPr>
          <w:rFonts w:ascii="Times New Roman" w:hAnsi="Times New Roman" w:cs="Times New Roman"/>
          <w:color w:val="auto"/>
          <w:lang w:val="es-ES"/>
        </w:rPr>
        <w:t>.2.4 Tìm gói thầu theo từ khóa</w:t>
      </w:r>
      <w:bookmarkEnd w:id="387"/>
      <w:bookmarkEnd w:id="388"/>
      <w:bookmarkEnd w:id="389"/>
      <w:bookmarkEnd w:id="390"/>
    </w:p>
    <w:p w14:paraId="610EFEC3" w14:textId="77777777" w:rsidR="00DE54FC" w:rsidRPr="00A03B6C" w:rsidRDefault="00DE54FC" w:rsidP="004B4B74">
      <w:pPr>
        <w:spacing w:line="276" w:lineRule="auto"/>
        <w:rPr>
          <w:bCs/>
          <w:sz w:val="26"/>
          <w:szCs w:val="26"/>
          <w:lang w:val="es-ES"/>
        </w:rPr>
      </w:pPr>
      <w:r w:rsidRPr="00A03B6C">
        <w:rPr>
          <w:bCs/>
          <w:sz w:val="26"/>
          <w:szCs w:val="26"/>
          <w:lang w:val="es-ES"/>
        </w:rPr>
        <w:t>Chức năng tìm gói thầu sẽ hiển thị những gói thầu phù hợp với từ khóa của người dùng đã nhập vào. Nếu chưa nhập vào từ khóa, hệ thống sẽ không hiển thị danh sách gói thầu tương ứng.</w:t>
      </w:r>
    </w:p>
    <w:p w14:paraId="17507874" w14:textId="77777777" w:rsidR="00DE54FC" w:rsidRPr="00A03B6C" w:rsidRDefault="00DE54FC" w:rsidP="00DE54FC">
      <w:pPr>
        <w:spacing w:line="240" w:lineRule="auto"/>
        <w:jc w:val="left"/>
        <w:rPr>
          <w:bCs/>
          <w:sz w:val="26"/>
          <w:szCs w:val="26"/>
          <w:lang w:val="es-ES"/>
        </w:rPr>
      </w:pPr>
    </w:p>
    <w:p w14:paraId="52FF9E4E" w14:textId="5267325F" w:rsidR="006A7383" w:rsidRDefault="00482675" w:rsidP="003B783E">
      <w:pPr>
        <w:pStyle w:val="Caption"/>
        <w:jc w:val="center"/>
        <w:rPr>
          <w:rFonts w:ascii="Times New Roman" w:hAnsi="Times New Roman" w:cs="Times New Roman"/>
          <w:lang w:val="es-ES"/>
        </w:rPr>
      </w:pPr>
      <w:r>
        <w:rPr>
          <w:b/>
          <w:noProof/>
          <w:sz w:val="26"/>
          <w:szCs w:val="26"/>
          <w:lang w:val="vi-VN" w:eastAsia="vi-VN"/>
        </w:rPr>
        <w:lastRenderedPageBreak/>
        <w:pict w14:anchorId="52714A54">
          <v:shape id="_x0000_i1033" type="#_x0000_t75" style="width:438.75pt;height:200.25pt">
            <v:imagedata r:id="rId41" o:title="Capture"/>
          </v:shape>
        </w:pict>
      </w:r>
    </w:p>
    <w:p w14:paraId="0529A60D" w14:textId="75F47C16" w:rsidR="00DE54FC" w:rsidRPr="00A03B6C" w:rsidRDefault="001F4FAF" w:rsidP="003B783E">
      <w:pPr>
        <w:pStyle w:val="Caption"/>
        <w:jc w:val="center"/>
        <w:rPr>
          <w:b/>
          <w:bCs/>
          <w:sz w:val="26"/>
          <w:szCs w:val="26"/>
          <w:lang w:val="es-ES"/>
        </w:rPr>
      </w:pPr>
      <w:bookmarkStart w:id="391" w:name="_Toc482377664"/>
      <w:bookmarkStart w:id="392" w:name="_Toc482441599"/>
      <w:r w:rsidRPr="003B783E">
        <w:rPr>
          <w:rFonts w:ascii="Times New Roman" w:hAnsi="Times New Roman" w:cs="Times New Roman"/>
          <w:lang w:val="es-ES"/>
        </w:rPr>
        <w:t xml:space="preserve">Hình </w:t>
      </w:r>
      <w:r w:rsidRPr="003B783E">
        <w:rPr>
          <w:rFonts w:ascii="Times New Roman" w:hAnsi="Times New Roman" w:cs="Times New Roman"/>
        </w:rPr>
        <w:fldChar w:fldCharType="begin"/>
      </w:r>
      <w:r w:rsidRPr="003B783E">
        <w:rPr>
          <w:rFonts w:ascii="Times New Roman" w:hAnsi="Times New Roman" w:cs="Times New Roman"/>
          <w:lang w:val="es-ES"/>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lang w:val="es-ES"/>
        </w:rPr>
        <w:t>27</w:t>
      </w:r>
      <w:r w:rsidRPr="003B783E">
        <w:rPr>
          <w:rFonts w:ascii="Times New Roman" w:hAnsi="Times New Roman" w:cs="Times New Roman"/>
        </w:rPr>
        <w:fldChar w:fldCharType="end"/>
      </w:r>
      <w:r w:rsidR="00430CC8">
        <w:rPr>
          <w:rFonts w:ascii="Times New Roman" w:hAnsi="Times New Roman" w:cs="Times New Roman"/>
          <w:bCs/>
          <w:sz w:val="26"/>
          <w:szCs w:val="26"/>
          <w:lang w:val="es-ES"/>
        </w:rPr>
        <w:t>: Giao diện t</w:t>
      </w:r>
      <w:r w:rsidR="00DE54FC" w:rsidRPr="003B783E">
        <w:rPr>
          <w:rFonts w:ascii="Times New Roman" w:hAnsi="Times New Roman" w:cs="Times New Roman"/>
          <w:bCs/>
          <w:sz w:val="26"/>
          <w:szCs w:val="26"/>
          <w:lang w:val="es-ES"/>
        </w:rPr>
        <w:t>ìm kiếm gói thầu theo từ khóa.</w:t>
      </w:r>
      <w:bookmarkEnd w:id="391"/>
      <w:bookmarkEnd w:id="392"/>
    </w:p>
    <w:p w14:paraId="29D40522" w14:textId="77777777" w:rsidR="00DE54FC" w:rsidRPr="00A03B6C" w:rsidRDefault="00DE54FC" w:rsidP="00DE54FC">
      <w:pPr>
        <w:spacing w:line="240" w:lineRule="auto"/>
        <w:jc w:val="center"/>
        <w:rPr>
          <w:b/>
          <w:bCs/>
          <w:sz w:val="26"/>
          <w:szCs w:val="26"/>
          <w:lang w:val="es-ES"/>
        </w:rPr>
      </w:pPr>
    </w:p>
    <w:p w14:paraId="45D5BCF9" w14:textId="77777777" w:rsidR="00DE54FC" w:rsidRPr="00A03B6C" w:rsidRDefault="00DE54FC" w:rsidP="00DE54FC">
      <w:pPr>
        <w:spacing w:line="240" w:lineRule="auto"/>
        <w:jc w:val="center"/>
        <w:rPr>
          <w:b/>
          <w:bCs/>
          <w:sz w:val="26"/>
          <w:szCs w:val="26"/>
          <w:lang w:val="es-ES"/>
        </w:rPr>
      </w:pPr>
    </w:p>
    <w:p w14:paraId="33BF6B35" w14:textId="20A822C8" w:rsidR="00DE54FC" w:rsidRPr="00A03B6C" w:rsidRDefault="00DE54FC" w:rsidP="006F0998">
      <w:pPr>
        <w:pStyle w:val="Heading4"/>
        <w:spacing w:line="276" w:lineRule="auto"/>
        <w:jc w:val="left"/>
        <w:rPr>
          <w:rFonts w:ascii="Times New Roman" w:hAnsi="Times New Roman" w:cs="Times New Roman"/>
          <w:bCs w:val="0"/>
          <w:color w:val="auto"/>
          <w:lang w:val="es-ES"/>
        </w:rPr>
      </w:pPr>
      <w:bookmarkStart w:id="393" w:name="_Toc479696594"/>
      <w:bookmarkStart w:id="394" w:name="_Toc479696681"/>
      <w:bookmarkStart w:id="395" w:name="_Toc481681334"/>
      <w:bookmarkStart w:id="396" w:name="_Toc482441554"/>
      <w:r>
        <w:rPr>
          <w:rFonts w:ascii="Times New Roman" w:hAnsi="Times New Roman" w:cs="Times New Roman"/>
          <w:bCs w:val="0"/>
          <w:color w:val="auto"/>
          <w:lang w:val="es-ES"/>
        </w:rPr>
        <w:t>1</w:t>
      </w:r>
      <w:r w:rsidRPr="00A03B6C">
        <w:rPr>
          <w:rFonts w:ascii="Times New Roman" w:hAnsi="Times New Roman" w:cs="Times New Roman"/>
          <w:bCs w:val="0"/>
          <w:color w:val="auto"/>
          <w:lang w:val="es-ES"/>
        </w:rPr>
        <w:t>.2.5 Gửi Email tự động</w:t>
      </w:r>
      <w:bookmarkEnd w:id="393"/>
      <w:bookmarkEnd w:id="394"/>
      <w:bookmarkEnd w:id="395"/>
      <w:bookmarkEnd w:id="396"/>
    </w:p>
    <w:p w14:paraId="5180A66C" w14:textId="77777777" w:rsidR="00DE54FC" w:rsidRPr="00A03B6C" w:rsidRDefault="00DE54FC" w:rsidP="006F0998">
      <w:pPr>
        <w:spacing w:line="276" w:lineRule="auto"/>
        <w:contextualSpacing/>
        <w:jc w:val="left"/>
        <w:rPr>
          <w:bCs/>
          <w:sz w:val="26"/>
          <w:szCs w:val="26"/>
          <w:lang w:val="es-ES"/>
        </w:rPr>
      </w:pPr>
      <w:r w:rsidRPr="00A03B6C">
        <w:rPr>
          <w:bCs/>
          <w:sz w:val="26"/>
          <w:szCs w:val="26"/>
          <w:lang w:val="es-ES"/>
        </w:rPr>
        <w:t>Hệ thống còn cung cấp chức năng gửi email tự động đến người dùng với gói thầu có liên quan đến từ khóa trong hệ thống.</w:t>
      </w:r>
      <w:r>
        <w:rPr>
          <w:bCs/>
          <w:sz w:val="26"/>
          <w:szCs w:val="26"/>
          <w:lang w:val="es-ES"/>
        </w:rPr>
        <w:t xml:space="preserve"> </w:t>
      </w:r>
    </w:p>
    <w:p w14:paraId="4F7D52BA" w14:textId="77777777" w:rsidR="00DE54FC" w:rsidRPr="00A03B6C" w:rsidRDefault="00DE54FC" w:rsidP="00DE54FC">
      <w:pPr>
        <w:spacing w:line="240" w:lineRule="auto"/>
        <w:rPr>
          <w:bCs/>
          <w:sz w:val="26"/>
          <w:szCs w:val="26"/>
          <w:lang w:val="es-ES"/>
        </w:rPr>
      </w:pPr>
    </w:p>
    <w:p w14:paraId="15DB8D14" w14:textId="77777777" w:rsidR="00DE54FC" w:rsidRPr="00A03B6C" w:rsidRDefault="00DE54FC" w:rsidP="00DE54FC">
      <w:pPr>
        <w:spacing w:line="240" w:lineRule="auto"/>
        <w:rPr>
          <w:bCs/>
          <w:sz w:val="26"/>
          <w:szCs w:val="26"/>
          <w:lang w:val="es-ES"/>
        </w:rPr>
      </w:pPr>
      <w:r>
        <w:rPr>
          <w:bCs/>
          <w:noProof/>
          <w:sz w:val="26"/>
          <w:szCs w:val="26"/>
          <w:lang w:val="vi-VN" w:eastAsia="vi-VN"/>
        </w:rPr>
        <w:drawing>
          <wp:inline distT="0" distB="0" distL="0" distR="0" wp14:anchorId="34BEE731" wp14:editId="1AB80C62">
            <wp:extent cx="5581650" cy="3048000"/>
            <wp:effectExtent l="19050" t="19050" r="19050" b="19050"/>
            <wp:docPr id="13" name="Picture 13"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i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solidFill>
                        <a:schemeClr val="tx1"/>
                      </a:solidFill>
                    </a:ln>
                  </pic:spPr>
                </pic:pic>
              </a:graphicData>
            </a:graphic>
          </wp:inline>
        </w:drawing>
      </w:r>
    </w:p>
    <w:p w14:paraId="22BFF423" w14:textId="77777777" w:rsidR="00DE54FC" w:rsidRPr="00A03B6C" w:rsidRDefault="00DE54FC" w:rsidP="00DE54FC">
      <w:pPr>
        <w:spacing w:line="240" w:lineRule="auto"/>
        <w:jc w:val="center"/>
        <w:rPr>
          <w:b/>
          <w:bCs/>
          <w:sz w:val="26"/>
          <w:szCs w:val="26"/>
          <w:lang w:val="es-ES"/>
        </w:rPr>
      </w:pPr>
    </w:p>
    <w:p w14:paraId="27203ECF" w14:textId="5B3A48A6" w:rsidR="00DE54FC" w:rsidRPr="003B783E" w:rsidRDefault="001F4FAF" w:rsidP="003B783E">
      <w:pPr>
        <w:pStyle w:val="Caption"/>
        <w:jc w:val="center"/>
        <w:rPr>
          <w:rFonts w:ascii="Times New Roman" w:hAnsi="Times New Roman" w:cs="Times New Roman"/>
          <w:bCs/>
          <w:sz w:val="26"/>
          <w:szCs w:val="26"/>
          <w:lang w:val="es-ES"/>
        </w:rPr>
      </w:pPr>
      <w:bookmarkStart w:id="397" w:name="_Toc482377665"/>
      <w:bookmarkStart w:id="398" w:name="_Toc482441600"/>
      <w:r w:rsidRPr="003B783E">
        <w:rPr>
          <w:rFonts w:ascii="Times New Roman" w:hAnsi="Times New Roman" w:cs="Times New Roman"/>
          <w:lang w:val="es-ES"/>
        </w:rPr>
        <w:t xml:space="preserve">Hình </w:t>
      </w:r>
      <w:r w:rsidRPr="003B783E">
        <w:rPr>
          <w:rFonts w:ascii="Times New Roman" w:hAnsi="Times New Roman" w:cs="Times New Roman"/>
        </w:rPr>
        <w:fldChar w:fldCharType="begin"/>
      </w:r>
      <w:r w:rsidRPr="003B783E">
        <w:rPr>
          <w:rFonts w:ascii="Times New Roman" w:hAnsi="Times New Roman" w:cs="Times New Roman"/>
          <w:lang w:val="es-ES"/>
        </w:rPr>
        <w:instrText xml:space="preserve"> SEQ Hình \* ARABIC </w:instrText>
      </w:r>
      <w:r w:rsidRPr="003B783E">
        <w:rPr>
          <w:rFonts w:ascii="Times New Roman" w:hAnsi="Times New Roman" w:cs="Times New Roman"/>
        </w:rPr>
        <w:fldChar w:fldCharType="separate"/>
      </w:r>
      <w:r w:rsidR="00480C89">
        <w:rPr>
          <w:rFonts w:ascii="Times New Roman" w:hAnsi="Times New Roman" w:cs="Times New Roman"/>
          <w:noProof/>
          <w:lang w:val="es-ES"/>
        </w:rPr>
        <w:t>28</w:t>
      </w:r>
      <w:r w:rsidRPr="003B783E">
        <w:rPr>
          <w:rFonts w:ascii="Times New Roman" w:hAnsi="Times New Roman" w:cs="Times New Roman"/>
        </w:rPr>
        <w:fldChar w:fldCharType="end"/>
      </w:r>
      <w:r w:rsidR="00DE54FC" w:rsidRPr="003B783E">
        <w:rPr>
          <w:rFonts w:ascii="Times New Roman" w:hAnsi="Times New Roman" w:cs="Times New Roman"/>
          <w:bCs/>
          <w:sz w:val="26"/>
          <w:szCs w:val="26"/>
          <w:lang w:val="es-ES"/>
        </w:rPr>
        <w:t>:  Email từ hệ thống gửi đến người dùng.</w:t>
      </w:r>
      <w:bookmarkEnd w:id="397"/>
      <w:bookmarkEnd w:id="398"/>
    </w:p>
    <w:p w14:paraId="1B165D06" w14:textId="01F8E099" w:rsidR="00DE54FC" w:rsidRPr="00A03B6C" w:rsidRDefault="00DE54FC" w:rsidP="006F0998">
      <w:pPr>
        <w:pStyle w:val="Heading4"/>
        <w:spacing w:line="276" w:lineRule="auto"/>
        <w:jc w:val="both"/>
        <w:rPr>
          <w:rFonts w:ascii="Times New Roman" w:hAnsi="Times New Roman" w:cs="Times New Roman"/>
          <w:bCs w:val="0"/>
          <w:color w:val="auto"/>
          <w:lang w:val="es-ES"/>
        </w:rPr>
      </w:pPr>
      <w:bookmarkStart w:id="399" w:name="_Toc479696595"/>
      <w:bookmarkStart w:id="400" w:name="_Toc479696682"/>
      <w:bookmarkStart w:id="401" w:name="_Toc481681335"/>
      <w:bookmarkStart w:id="402" w:name="_Toc482441555"/>
      <w:r>
        <w:rPr>
          <w:rFonts w:ascii="Times New Roman" w:hAnsi="Times New Roman" w:cs="Times New Roman"/>
          <w:bCs w:val="0"/>
          <w:color w:val="auto"/>
          <w:lang w:val="es-ES"/>
        </w:rPr>
        <w:t>1</w:t>
      </w:r>
      <w:r w:rsidRPr="00A03B6C">
        <w:rPr>
          <w:rFonts w:ascii="Times New Roman" w:hAnsi="Times New Roman" w:cs="Times New Roman"/>
          <w:bCs w:val="0"/>
          <w:color w:val="auto"/>
          <w:lang w:val="es-ES"/>
        </w:rPr>
        <w:t>.2.6 Khôi phục mật khẩu</w:t>
      </w:r>
      <w:bookmarkEnd w:id="399"/>
      <w:bookmarkEnd w:id="400"/>
      <w:bookmarkEnd w:id="401"/>
      <w:bookmarkEnd w:id="402"/>
    </w:p>
    <w:p w14:paraId="200A016D" w14:textId="3F508EA1" w:rsidR="00DE54FC" w:rsidRPr="00F350A2" w:rsidRDefault="00DE54FC" w:rsidP="006F0998">
      <w:pPr>
        <w:spacing w:line="276" w:lineRule="auto"/>
        <w:rPr>
          <w:b/>
          <w:bCs/>
          <w:sz w:val="26"/>
          <w:szCs w:val="26"/>
          <w:lang w:val="es-ES"/>
        </w:rPr>
      </w:pPr>
      <w:r w:rsidRPr="00A03B6C">
        <w:rPr>
          <w:bCs/>
          <w:sz w:val="26"/>
          <w:szCs w:val="26"/>
          <w:lang w:val="es-ES"/>
        </w:rPr>
        <w:t>Ngoài ra nếu người dùng quên mật khẩu nhấn chọn quên mật khẩu tại giao diện đăng nhập, hệ thống sẽ yêu cầu người dùng nhập email. Sau khi nhập email, nếu email có trong hệ thống, người dù</w:t>
      </w:r>
      <w:r>
        <w:rPr>
          <w:bCs/>
          <w:sz w:val="26"/>
          <w:szCs w:val="26"/>
          <w:lang w:val="es-ES"/>
        </w:rPr>
        <w:t xml:space="preserve">ng sẽ nhận được email phản hồi trong đó có chứa đường dẫn </w:t>
      </w:r>
      <w:r>
        <w:rPr>
          <w:bCs/>
          <w:sz w:val="26"/>
          <w:szCs w:val="26"/>
          <w:lang w:val="es-ES"/>
        </w:rPr>
        <w:lastRenderedPageBreak/>
        <w:t>liên kết khôi phục mật khẩu.</w:t>
      </w:r>
      <w:r w:rsidR="009C2C9A">
        <w:rPr>
          <w:bCs/>
          <w:sz w:val="26"/>
          <w:szCs w:val="26"/>
          <w:lang w:val="es-ES"/>
        </w:rPr>
        <w:t xml:space="preserve"> </w:t>
      </w:r>
      <w:r w:rsidRPr="00A03B6C">
        <w:rPr>
          <w:bCs/>
          <w:sz w:val="26"/>
          <w:szCs w:val="26"/>
          <w:lang w:val="es-ES"/>
        </w:rPr>
        <w:t>Khi</w:t>
      </w:r>
      <w:r w:rsidR="009C2C9A">
        <w:rPr>
          <w:bCs/>
          <w:sz w:val="26"/>
          <w:szCs w:val="26"/>
          <w:lang w:val="es-ES"/>
        </w:rPr>
        <w:t xml:space="preserve"> </w:t>
      </w:r>
      <w:r w:rsidRPr="00A03B6C">
        <w:rPr>
          <w:bCs/>
          <w:sz w:val="26"/>
          <w:szCs w:val="26"/>
          <w:lang w:val="es-ES"/>
        </w:rPr>
        <w:t>nhấp chọn đường dẫn liên kết sẽ chuyển người dùng đ</w:t>
      </w:r>
      <w:r>
        <w:rPr>
          <w:bCs/>
          <w:sz w:val="26"/>
          <w:szCs w:val="26"/>
          <w:lang w:val="es-ES"/>
        </w:rPr>
        <w:t>ến giao diện khôi phục mật khẩu, tại đây người dùng thực hiện việc đổi mật khẩu mới và sau đó dó thể đăng nhập vào hệ thống.</w:t>
      </w:r>
    </w:p>
    <w:p w14:paraId="3AE57F1A" w14:textId="3274346E" w:rsidR="00DE54FC" w:rsidRPr="00A03B6C" w:rsidRDefault="00C828C6" w:rsidP="006F0998">
      <w:pPr>
        <w:pStyle w:val="Heading2"/>
        <w:spacing w:line="276" w:lineRule="auto"/>
        <w:rPr>
          <w:sz w:val="26"/>
          <w:szCs w:val="26"/>
          <w:lang w:val="es-ES"/>
        </w:rPr>
      </w:pPr>
      <w:bookmarkStart w:id="403" w:name="_Toc479696596"/>
      <w:bookmarkStart w:id="404" w:name="_Toc479696683"/>
      <w:bookmarkStart w:id="405" w:name="_Toc481681336"/>
      <w:bookmarkStart w:id="406" w:name="_Toc482441556"/>
      <w:r>
        <w:rPr>
          <w:sz w:val="26"/>
          <w:szCs w:val="26"/>
          <w:lang w:val="es-ES"/>
        </w:rPr>
        <w:t>2</w:t>
      </w:r>
      <w:r w:rsidR="00E64A20">
        <w:rPr>
          <w:sz w:val="26"/>
          <w:szCs w:val="26"/>
          <w:lang w:val="es-ES"/>
        </w:rPr>
        <w:t>.</w:t>
      </w:r>
      <w:r w:rsidR="00DE54FC" w:rsidRPr="00A03B6C">
        <w:rPr>
          <w:sz w:val="26"/>
          <w:szCs w:val="26"/>
          <w:lang w:val="es-ES"/>
        </w:rPr>
        <w:t xml:space="preserve"> Giao diện trên điện thoại</w:t>
      </w:r>
      <w:bookmarkEnd w:id="403"/>
      <w:bookmarkEnd w:id="404"/>
      <w:bookmarkEnd w:id="405"/>
      <w:bookmarkEnd w:id="406"/>
    </w:p>
    <w:p w14:paraId="1149CD62" w14:textId="365D0DEE" w:rsidR="00DE54FC" w:rsidRPr="00A03B6C" w:rsidRDefault="00DE54FC" w:rsidP="006F0998">
      <w:pPr>
        <w:spacing w:line="276" w:lineRule="auto"/>
        <w:rPr>
          <w:sz w:val="26"/>
          <w:szCs w:val="26"/>
          <w:lang w:val="es-ES"/>
        </w:rPr>
      </w:pPr>
      <w:r w:rsidRPr="00A03B6C">
        <w:rPr>
          <w:sz w:val="26"/>
          <w:szCs w:val="26"/>
          <w:lang w:val="es-ES"/>
        </w:rPr>
        <w:t>Ngoài giao diện chính là</w:t>
      </w:r>
      <w:r w:rsidR="00017C39">
        <w:rPr>
          <w:sz w:val="26"/>
          <w:szCs w:val="26"/>
          <w:lang w:val="es-ES"/>
        </w:rPr>
        <w:t xml:space="preserve"> trang web</w:t>
      </w:r>
      <w:r w:rsidRPr="00A03B6C">
        <w:rPr>
          <w:sz w:val="26"/>
          <w:szCs w:val="26"/>
          <w:lang w:val="es-ES"/>
        </w:rPr>
        <w:t>, hệ thống còn cung cấp một ứng dụng đơn giản cho người dùng trên điện thoại.</w:t>
      </w:r>
    </w:p>
    <w:p w14:paraId="5758E046" w14:textId="77777777" w:rsidR="00DE54FC" w:rsidRPr="00A03B6C" w:rsidRDefault="00DE54FC" w:rsidP="006F0998">
      <w:pPr>
        <w:spacing w:line="276" w:lineRule="auto"/>
        <w:rPr>
          <w:sz w:val="26"/>
          <w:szCs w:val="26"/>
          <w:lang w:val="es-ES"/>
        </w:rPr>
      </w:pPr>
      <w:r w:rsidRPr="00A03B6C">
        <w:rPr>
          <w:sz w:val="26"/>
          <w:szCs w:val="26"/>
          <w:lang w:val="es-ES"/>
        </w:rPr>
        <w:t xml:space="preserve">Giao diện trên điện thoại gồm phần </w:t>
      </w:r>
    </w:p>
    <w:p w14:paraId="07A0B5B3" w14:textId="77777777" w:rsidR="00DE54FC" w:rsidRPr="00A03B6C" w:rsidRDefault="00DE54FC" w:rsidP="006F0998">
      <w:pPr>
        <w:pStyle w:val="ListParagraph"/>
        <w:numPr>
          <w:ilvl w:val="0"/>
          <w:numId w:val="20"/>
        </w:numPr>
        <w:spacing w:line="276" w:lineRule="auto"/>
        <w:rPr>
          <w:rFonts w:ascii="Times New Roman" w:hAnsi="Times New Roman" w:cs="Times New Roman"/>
          <w:sz w:val="26"/>
          <w:szCs w:val="26"/>
          <w:lang w:val="es-ES"/>
        </w:rPr>
      </w:pPr>
      <w:r w:rsidRPr="00A03B6C">
        <w:rPr>
          <w:rFonts w:ascii="Times New Roman" w:hAnsi="Times New Roman" w:cs="Times New Roman"/>
          <w:sz w:val="26"/>
          <w:szCs w:val="26"/>
          <w:lang w:val="es-ES"/>
        </w:rPr>
        <w:t>Đăng nhập.</w:t>
      </w:r>
    </w:p>
    <w:p w14:paraId="3B674674" w14:textId="77777777" w:rsidR="00DE54FC" w:rsidRPr="00A03B6C" w:rsidRDefault="00DE54FC" w:rsidP="006F0998">
      <w:pPr>
        <w:pStyle w:val="ListParagraph"/>
        <w:numPr>
          <w:ilvl w:val="0"/>
          <w:numId w:val="20"/>
        </w:numPr>
        <w:spacing w:line="276" w:lineRule="auto"/>
        <w:rPr>
          <w:rFonts w:ascii="Times New Roman" w:hAnsi="Times New Roman" w:cs="Times New Roman"/>
          <w:sz w:val="26"/>
          <w:szCs w:val="26"/>
          <w:lang w:val="es-ES"/>
        </w:rPr>
      </w:pPr>
      <w:r w:rsidRPr="00A03B6C">
        <w:rPr>
          <w:rFonts w:ascii="Times New Roman" w:hAnsi="Times New Roman" w:cs="Times New Roman"/>
          <w:sz w:val="26"/>
          <w:szCs w:val="26"/>
          <w:lang w:val="es-ES"/>
        </w:rPr>
        <w:t>Xem danh sách gói thầu</w:t>
      </w:r>
    </w:p>
    <w:p w14:paraId="0406B35A" w14:textId="77777777" w:rsidR="00DE54FC" w:rsidRPr="00A03B6C" w:rsidRDefault="00DE54FC" w:rsidP="006F0998">
      <w:pPr>
        <w:pStyle w:val="ListParagraph"/>
        <w:numPr>
          <w:ilvl w:val="0"/>
          <w:numId w:val="20"/>
        </w:numPr>
        <w:spacing w:line="276" w:lineRule="auto"/>
        <w:rPr>
          <w:rFonts w:ascii="Times New Roman" w:hAnsi="Times New Roman" w:cs="Times New Roman"/>
          <w:sz w:val="26"/>
          <w:szCs w:val="26"/>
          <w:lang w:val="es-ES"/>
        </w:rPr>
      </w:pPr>
      <w:r w:rsidRPr="00A03B6C">
        <w:rPr>
          <w:rFonts w:ascii="Times New Roman" w:hAnsi="Times New Roman" w:cs="Times New Roman"/>
          <w:sz w:val="26"/>
          <w:szCs w:val="26"/>
          <w:lang w:val="es-ES"/>
        </w:rPr>
        <w:t>Xem danh sách gói thầu theo từ khóa.</w:t>
      </w:r>
    </w:p>
    <w:p w14:paraId="101B23B1" w14:textId="56C48A2B" w:rsidR="00DE54FC" w:rsidRPr="00A03B6C" w:rsidRDefault="00E64A20" w:rsidP="006F0998">
      <w:pPr>
        <w:pStyle w:val="ListParagraph"/>
        <w:spacing w:line="276" w:lineRule="auto"/>
        <w:ind w:hanging="720"/>
        <w:outlineLvl w:val="3"/>
        <w:rPr>
          <w:rFonts w:ascii="Times New Roman" w:hAnsi="Times New Roman" w:cs="Times New Roman"/>
          <w:b/>
          <w:sz w:val="26"/>
          <w:szCs w:val="26"/>
          <w:lang w:val="es-ES"/>
        </w:rPr>
      </w:pPr>
      <w:bookmarkStart w:id="407" w:name="_Toc479696597"/>
      <w:bookmarkStart w:id="408" w:name="_Toc479696684"/>
      <w:bookmarkStart w:id="409" w:name="_Toc481681337"/>
      <w:bookmarkStart w:id="410" w:name="_Toc482441557"/>
      <w:r>
        <w:rPr>
          <w:rFonts w:ascii="Times New Roman" w:hAnsi="Times New Roman" w:cs="Times New Roman"/>
          <w:b/>
          <w:sz w:val="26"/>
          <w:szCs w:val="26"/>
          <w:lang w:val="es-ES"/>
        </w:rPr>
        <w:t>2.1</w:t>
      </w:r>
      <w:r w:rsidR="00DE54FC" w:rsidRPr="00A03B6C">
        <w:rPr>
          <w:rFonts w:ascii="Times New Roman" w:hAnsi="Times New Roman" w:cs="Times New Roman"/>
          <w:b/>
          <w:sz w:val="26"/>
          <w:szCs w:val="26"/>
          <w:lang w:val="es-ES"/>
        </w:rPr>
        <w:t xml:space="preserve"> Đăng nhập</w:t>
      </w:r>
      <w:bookmarkEnd w:id="407"/>
      <w:bookmarkEnd w:id="408"/>
      <w:bookmarkEnd w:id="409"/>
      <w:bookmarkEnd w:id="410"/>
    </w:p>
    <w:p w14:paraId="7C350647" w14:textId="77777777" w:rsidR="00DE54FC" w:rsidRPr="00A03B6C" w:rsidRDefault="00DE54FC" w:rsidP="006F0998">
      <w:pPr>
        <w:spacing w:line="276" w:lineRule="auto"/>
        <w:rPr>
          <w:bCs/>
          <w:sz w:val="26"/>
          <w:szCs w:val="26"/>
          <w:lang w:val="es-ES"/>
        </w:rPr>
      </w:pPr>
      <w:r w:rsidRPr="00A03B6C">
        <w:rPr>
          <w:bCs/>
          <w:sz w:val="26"/>
          <w:szCs w:val="26"/>
          <w:lang w:val="es-ES"/>
        </w:rPr>
        <w:t>Ở giao diện đăng nhập, người dùng phải nhập đúng thông tin tài khoản mới vào được hệ thống</w:t>
      </w:r>
      <w:r>
        <w:rPr>
          <w:bCs/>
          <w:sz w:val="26"/>
          <w:szCs w:val="26"/>
          <w:lang w:val="es-ES"/>
        </w:rPr>
        <w:t>. Người dùng có thể chọn ghi nhớ đăng nhập để lưu thông tin đăng nhập trong những lần sau.</w:t>
      </w:r>
    </w:p>
    <w:p w14:paraId="193ECEDA" w14:textId="77777777" w:rsidR="00DE54FC" w:rsidRPr="00A03B6C" w:rsidRDefault="00DE54FC" w:rsidP="00DE54FC">
      <w:pPr>
        <w:spacing w:line="240" w:lineRule="auto"/>
        <w:jc w:val="left"/>
        <w:rPr>
          <w:sz w:val="26"/>
          <w:szCs w:val="26"/>
          <w:lang w:val="es-ES"/>
        </w:rPr>
      </w:pPr>
    </w:p>
    <w:p w14:paraId="19923AD1" w14:textId="77777777" w:rsidR="00DE54FC" w:rsidRPr="00A03B6C" w:rsidRDefault="00DE54FC" w:rsidP="00DE54FC">
      <w:pPr>
        <w:spacing w:line="240" w:lineRule="auto"/>
        <w:jc w:val="left"/>
        <w:rPr>
          <w:bCs/>
          <w:sz w:val="26"/>
          <w:szCs w:val="26"/>
          <w:lang w:val="es-ES"/>
        </w:rPr>
      </w:pPr>
    </w:p>
    <w:p w14:paraId="19E7318E" w14:textId="77777777" w:rsidR="00DE54FC" w:rsidRPr="00A03B6C" w:rsidRDefault="00DE54FC" w:rsidP="00DE54FC">
      <w:pPr>
        <w:spacing w:line="240" w:lineRule="auto"/>
        <w:ind w:firstLine="1701"/>
        <w:jc w:val="left"/>
        <w:rPr>
          <w:b/>
          <w:sz w:val="26"/>
          <w:szCs w:val="26"/>
          <w:lang w:val="es-ES"/>
        </w:rPr>
      </w:pPr>
      <w:r>
        <w:rPr>
          <w:b/>
          <w:noProof/>
          <w:sz w:val="26"/>
          <w:szCs w:val="26"/>
          <w:lang w:val="vi-VN" w:eastAsia="vi-VN"/>
        </w:rPr>
        <w:drawing>
          <wp:inline distT="0" distB="0" distL="0" distR="0" wp14:anchorId="21BFCD51" wp14:editId="56345B5D">
            <wp:extent cx="2057400" cy="2971800"/>
            <wp:effectExtent l="0" t="0" r="0" b="0"/>
            <wp:docPr id="14" name="Picture 14" descr="login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pho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400" cy="2971800"/>
                    </a:xfrm>
                    <a:prstGeom prst="rect">
                      <a:avLst/>
                    </a:prstGeom>
                    <a:noFill/>
                    <a:ln>
                      <a:noFill/>
                    </a:ln>
                  </pic:spPr>
                </pic:pic>
              </a:graphicData>
            </a:graphic>
          </wp:inline>
        </w:drawing>
      </w:r>
      <w:r>
        <w:rPr>
          <w:b/>
          <w:noProof/>
          <w:sz w:val="26"/>
          <w:szCs w:val="26"/>
          <w:lang w:val="vi-VN" w:eastAsia="vi-VN"/>
        </w:rPr>
        <w:drawing>
          <wp:inline distT="0" distB="0" distL="0" distR="0" wp14:anchorId="31A1EECE" wp14:editId="2C531D85">
            <wp:extent cx="2038350" cy="2971800"/>
            <wp:effectExtent l="0" t="0" r="0" b="0"/>
            <wp:docPr id="4" name="Picture 15" descr="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350" cy="2971800"/>
                    </a:xfrm>
                    <a:prstGeom prst="rect">
                      <a:avLst/>
                    </a:prstGeom>
                    <a:noFill/>
                    <a:ln>
                      <a:noFill/>
                    </a:ln>
                  </pic:spPr>
                </pic:pic>
              </a:graphicData>
            </a:graphic>
          </wp:inline>
        </w:drawing>
      </w:r>
    </w:p>
    <w:p w14:paraId="17645397" w14:textId="715780C6" w:rsidR="00DE54FC" w:rsidRPr="001F4FAF" w:rsidRDefault="001F4FAF" w:rsidP="001F4FAF">
      <w:pPr>
        <w:pStyle w:val="Caption"/>
        <w:jc w:val="center"/>
        <w:rPr>
          <w:rFonts w:ascii="Times New Roman" w:hAnsi="Times New Roman" w:cs="Times New Roman"/>
          <w:sz w:val="26"/>
          <w:szCs w:val="26"/>
          <w:lang w:val="es-ES"/>
        </w:rPr>
      </w:pPr>
      <w:bookmarkStart w:id="411" w:name="_Toc482377666"/>
      <w:bookmarkStart w:id="412" w:name="_Toc482441601"/>
      <w:r w:rsidRPr="001F4FAF">
        <w:rPr>
          <w:rFonts w:ascii="Times New Roman" w:hAnsi="Times New Roman" w:cs="Times New Roman"/>
          <w:sz w:val="26"/>
          <w:szCs w:val="26"/>
          <w:lang w:val="es-ES"/>
        </w:rPr>
        <w:t xml:space="preserve">Hình </w:t>
      </w:r>
      <w:r w:rsidRPr="001F4FAF">
        <w:rPr>
          <w:rFonts w:ascii="Times New Roman" w:hAnsi="Times New Roman" w:cs="Times New Roman"/>
          <w:sz w:val="26"/>
          <w:szCs w:val="26"/>
        </w:rPr>
        <w:fldChar w:fldCharType="begin"/>
      </w:r>
      <w:r w:rsidRPr="001F4FAF">
        <w:rPr>
          <w:rFonts w:ascii="Times New Roman" w:hAnsi="Times New Roman" w:cs="Times New Roman"/>
          <w:sz w:val="26"/>
          <w:szCs w:val="26"/>
          <w:lang w:val="es-ES"/>
        </w:rPr>
        <w:instrText xml:space="preserve"> SEQ Hình \* ARABIC </w:instrText>
      </w:r>
      <w:r w:rsidRPr="001F4FA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29</w:t>
      </w:r>
      <w:r w:rsidRPr="001F4FAF">
        <w:rPr>
          <w:rFonts w:ascii="Times New Roman" w:hAnsi="Times New Roman" w:cs="Times New Roman"/>
          <w:sz w:val="26"/>
          <w:szCs w:val="26"/>
        </w:rPr>
        <w:fldChar w:fldCharType="end"/>
      </w:r>
      <w:r w:rsidR="00DE54FC" w:rsidRPr="001F4FAF">
        <w:rPr>
          <w:rFonts w:ascii="Times New Roman" w:hAnsi="Times New Roman" w:cs="Times New Roman"/>
          <w:sz w:val="26"/>
          <w:szCs w:val="26"/>
          <w:lang w:val="es-ES"/>
        </w:rPr>
        <w:t>: Giao diện đăng nhập và tùy chọn trên điện thoại</w:t>
      </w:r>
      <w:bookmarkEnd w:id="411"/>
      <w:bookmarkEnd w:id="412"/>
    </w:p>
    <w:p w14:paraId="7EE77F60" w14:textId="77777777" w:rsidR="00DE54FC" w:rsidRPr="0029750C" w:rsidRDefault="00DE54FC" w:rsidP="006F0998">
      <w:pPr>
        <w:spacing w:line="288" w:lineRule="auto"/>
        <w:rPr>
          <w:sz w:val="26"/>
          <w:szCs w:val="26"/>
          <w:lang w:val="es-ES"/>
        </w:rPr>
      </w:pPr>
      <w:r w:rsidRPr="0029750C">
        <w:rPr>
          <w:sz w:val="26"/>
          <w:szCs w:val="26"/>
          <w:lang w:val="es-ES"/>
        </w:rPr>
        <w:t xml:space="preserve">Khi đăng nhập thành công, người dùng chọn các chức năng của hệ thống. Ứng dụng </w:t>
      </w:r>
      <w:r>
        <w:rPr>
          <w:sz w:val="26"/>
          <w:szCs w:val="26"/>
          <w:lang w:val="es-ES"/>
        </w:rPr>
        <w:t>b</w:t>
      </w:r>
      <w:r w:rsidRPr="0029750C">
        <w:rPr>
          <w:sz w:val="26"/>
          <w:szCs w:val="26"/>
          <w:lang w:val="es-ES"/>
        </w:rPr>
        <w:t>ao gồm 3 chức năng chính là: xem gói thầu, quản lý từ khóa, cài đặt tài khoản.</w:t>
      </w:r>
    </w:p>
    <w:p w14:paraId="120E7692" w14:textId="03E48776" w:rsidR="00DE54FC" w:rsidRPr="00A03B6C" w:rsidRDefault="00E64A20" w:rsidP="006F0998">
      <w:pPr>
        <w:pStyle w:val="Heading4"/>
        <w:spacing w:line="288" w:lineRule="auto"/>
        <w:jc w:val="left"/>
        <w:rPr>
          <w:rFonts w:ascii="Times New Roman" w:hAnsi="Times New Roman" w:cs="Times New Roman"/>
          <w:color w:val="auto"/>
          <w:lang w:val="es-ES"/>
        </w:rPr>
      </w:pPr>
      <w:bookmarkStart w:id="413" w:name="_Toc479696598"/>
      <w:bookmarkStart w:id="414" w:name="_Toc479696685"/>
      <w:bookmarkStart w:id="415" w:name="_Toc481681338"/>
      <w:bookmarkStart w:id="416" w:name="_Toc482441558"/>
      <w:r>
        <w:rPr>
          <w:rFonts w:ascii="Times New Roman" w:hAnsi="Times New Roman" w:cs="Times New Roman"/>
          <w:color w:val="auto"/>
          <w:lang w:val="es-ES"/>
        </w:rPr>
        <w:t>2</w:t>
      </w:r>
      <w:r w:rsidR="00DE54FC" w:rsidRPr="00A03B6C">
        <w:rPr>
          <w:rFonts w:ascii="Times New Roman" w:hAnsi="Times New Roman" w:cs="Times New Roman"/>
          <w:color w:val="auto"/>
          <w:lang w:val="es-ES"/>
        </w:rPr>
        <w:t>.2 Xem thông tin gói thầu</w:t>
      </w:r>
      <w:bookmarkEnd w:id="413"/>
      <w:bookmarkEnd w:id="414"/>
      <w:bookmarkEnd w:id="415"/>
      <w:bookmarkEnd w:id="416"/>
    </w:p>
    <w:p w14:paraId="4FE779B5" w14:textId="77777777" w:rsidR="00DE54FC" w:rsidRDefault="00DE54FC" w:rsidP="006F0998">
      <w:pPr>
        <w:spacing w:line="288" w:lineRule="auto"/>
        <w:rPr>
          <w:bCs/>
          <w:sz w:val="26"/>
          <w:szCs w:val="26"/>
          <w:lang w:val="es-ES"/>
        </w:rPr>
      </w:pPr>
      <w:bookmarkStart w:id="417" w:name="_Toc479692698"/>
      <w:bookmarkStart w:id="418" w:name="_Toc479696599"/>
      <w:r w:rsidRPr="00A03B6C">
        <w:rPr>
          <w:bCs/>
          <w:sz w:val="26"/>
          <w:szCs w:val="26"/>
          <w:lang w:val="es-ES"/>
        </w:rPr>
        <w:t>Giao diện điện thoại cung cấp chức năng xem thông tin gói thầu đơn giản theo hai hình thức là xem tất cả gói thầu và xem theo từ khóa đã được người dùng nhập.</w:t>
      </w:r>
      <w:bookmarkEnd w:id="417"/>
      <w:bookmarkEnd w:id="418"/>
      <w:r>
        <w:rPr>
          <w:bCs/>
          <w:sz w:val="26"/>
          <w:szCs w:val="26"/>
          <w:lang w:val="es-ES"/>
        </w:rPr>
        <w:t xml:space="preserve"> </w:t>
      </w:r>
    </w:p>
    <w:p w14:paraId="7E34F735" w14:textId="77777777" w:rsidR="00DE54FC" w:rsidRDefault="00DE54FC" w:rsidP="006F0998">
      <w:pPr>
        <w:spacing w:line="288" w:lineRule="auto"/>
        <w:ind w:firstLine="142"/>
        <w:rPr>
          <w:sz w:val="26"/>
          <w:szCs w:val="26"/>
          <w:lang w:val="es-ES"/>
        </w:rPr>
      </w:pPr>
      <w:r w:rsidRPr="00A03B6C">
        <w:rPr>
          <w:sz w:val="26"/>
          <w:szCs w:val="26"/>
          <w:lang w:val="es-ES"/>
        </w:rPr>
        <w:t>Để xem chi tiết gói thầu người dùng chỉ việc nhấn vào gói thầu tương ứng trong danh sách</w:t>
      </w:r>
      <w:r>
        <w:rPr>
          <w:sz w:val="26"/>
          <w:szCs w:val="26"/>
          <w:lang w:val="es-ES"/>
        </w:rPr>
        <w:t xml:space="preserve"> sẽ xuất hiện menu xem chi tiết để người dùng lựa chọn.</w:t>
      </w:r>
    </w:p>
    <w:p w14:paraId="50FCA004" w14:textId="780304F4" w:rsidR="00DE54FC" w:rsidRPr="00A03B6C" w:rsidRDefault="006F0998" w:rsidP="006F0998">
      <w:pPr>
        <w:spacing w:line="288" w:lineRule="auto"/>
        <w:rPr>
          <w:bCs/>
          <w:sz w:val="26"/>
          <w:szCs w:val="26"/>
          <w:lang w:val="es-ES"/>
        </w:rPr>
      </w:pPr>
      <w:r>
        <w:rPr>
          <w:noProof/>
          <w:sz w:val="26"/>
          <w:szCs w:val="26"/>
          <w:lang w:val="vi-VN" w:eastAsia="vi-VN"/>
        </w:rPr>
        <w:lastRenderedPageBreak/>
        <mc:AlternateContent>
          <mc:Choice Requires="wpg">
            <w:drawing>
              <wp:anchor distT="0" distB="0" distL="114300" distR="114300" simplePos="0" relativeHeight="251663360" behindDoc="1" locked="0" layoutInCell="1" allowOverlap="1" wp14:anchorId="0BA03223" wp14:editId="7584D1A6">
                <wp:simplePos x="0" y="0"/>
                <wp:positionH relativeFrom="column">
                  <wp:posOffset>989330</wp:posOffset>
                </wp:positionH>
                <wp:positionV relativeFrom="paragraph">
                  <wp:posOffset>360680</wp:posOffset>
                </wp:positionV>
                <wp:extent cx="4137025" cy="2973705"/>
                <wp:effectExtent l="0" t="0" r="0" b="0"/>
                <wp:wrapSquare wrapText="bothSides"/>
                <wp:docPr id="3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37025" cy="2973705"/>
                          <a:chOff x="0" y="0"/>
                          <a:chExt cx="4140001" cy="3105785"/>
                        </a:xfrm>
                      </wpg:grpSpPr>
                      <pic:pic xmlns:pic="http://schemas.openxmlformats.org/drawingml/2006/picture">
                        <pic:nvPicPr>
                          <pic:cNvPr id="32" name="Picture 5" descr="C:\Users\Windows 8.1 Ultimate\AppData\Local\Microsoft\Windows\INetCache\Content.Word\getall.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0100" cy="3105785"/>
                          </a:xfrm>
                          <a:prstGeom prst="rect">
                            <a:avLst/>
                          </a:prstGeom>
                          <a:noFill/>
                          <a:ln>
                            <a:noFill/>
                          </a:ln>
                        </pic:spPr>
                      </pic:pic>
                      <pic:pic xmlns:pic="http://schemas.openxmlformats.org/drawingml/2006/picture">
                        <pic:nvPicPr>
                          <pic:cNvPr id="33" name="Picture 4" descr="C:\Users\Windows 8.1 Ultimate\AppData\Local\Microsoft\Windows\INetCache\Content.Word\xemchitiet.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148006" y="0"/>
                            <a:ext cx="1991995" cy="3105150"/>
                          </a:xfrm>
                          <a:prstGeom prst="rect">
                            <a:avLst/>
                          </a:prstGeom>
                          <a:noFill/>
                          <a:ln>
                            <a:noFill/>
                          </a:ln>
                        </pic:spPr>
                      </pic:pic>
                    </wpg:wgp>
                  </a:graphicData>
                </a:graphic>
                <wp14:sizeRelH relativeFrom="margin">
                  <wp14:pctWidth>0</wp14:pctWidth>
                </wp14:sizeRelH>
                <wp14:sizeRelV relativeFrom="page">
                  <wp14:pctHeight>0</wp14:pctHeight>
                </wp14:sizeRelV>
              </wp:anchor>
            </w:drawing>
          </mc:Choice>
          <mc:Fallback>
            <w:pict>
              <v:group w14:anchorId="01BA0A64" id="Group 13" o:spid="_x0000_s1026" style="position:absolute;margin-left:77.9pt;margin-top:28.4pt;width:325.75pt;height:234.15pt;z-index:-251653120;mso-width-relative:margin" coordsize="41400,31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">
                <v:shape id="Picture 5" o:spid="_x0000_s1027" type="#_x0000_t75" style="position:absolute;width:20701;height:31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">
                  <v:imagedata r:id="rId47" o:title="getall"/>
                  <v:path arrowok="t"/>
                </v:shape>
                <v:shape id="Picture 4" o:spid="_x0000_s1028" type="#_x0000_t75" style="position:absolute;left:21480;width:19920;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">
                  <v:imagedata r:id="rId48" o:title="xemchitiet"/>
                  <v:path arrowok="t"/>
                </v:shape>
                <w10:wrap type="square"/>
              </v:group>
            </w:pict>
          </mc:Fallback>
        </mc:AlternateContent>
      </w:r>
      <w:r w:rsidR="00DE54FC">
        <w:rPr>
          <w:bCs/>
          <w:sz w:val="26"/>
          <w:szCs w:val="26"/>
          <w:lang w:val="es-ES"/>
        </w:rPr>
        <w:t>Ngoài r</w:t>
      </w:r>
      <w:bookmarkStart w:id="419" w:name="_GoBack"/>
      <w:bookmarkEnd w:id="419"/>
      <w:r w:rsidR="00DE54FC">
        <w:rPr>
          <w:bCs/>
          <w:sz w:val="26"/>
          <w:szCs w:val="26"/>
          <w:lang w:val="es-ES"/>
        </w:rPr>
        <w:t>a người dùng có thể nhập từ khóa vào ô tìm kiếm để tìm các gói thầu liên quan.</w:t>
      </w:r>
      <w:r w:rsidR="00DE54FC" w:rsidRPr="0029750C">
        <w:rPr>
          <w:bCs/>
          <w:noProof/>
          <w:sz w:val="26"/>
          <w:szCs w:val="26"/>
          <w:lang w:val="vi-VN" w:eastAsia="vi-VN"/>
        </w:rPr>
        <w:t xml:space="preserve"> </w:t>
      </w:r>
    </w:p>
    <w:p w14:paraId="0693ABB9" w14:textId="064AA0AF" w:rsidR="00DE54FC" w:rsidRPr="00A03B6C" w:rsidRDefault="00DE54FC" w:rsidP="00DE54FC">
      <w:pPr>
        <w:rPr>
          <w:sz w:val="26"/>
          <w:szCs w:val="26"/>
          <w:lang w:val="es-ES"/>
        </w:rPr>
      </w:pPr>
    </w:p>
    <w:p w14:paraId="3062638A" w14:textId="77777777" w:rsidR="001F4FAF" w:rsidRDefault="001F4FAF" w:rsidP="001F4FAF">
      <w:pPr>
        <w:pStyle w:val="Caption"/>
        <w:rPr>
          <w:lang w:val="es-ES"/>
        </w:rPr>
      </w:pPr>
    </w:p>
    <w:p w14:paraId="4A8BB138" w14:textId="77777777" w:rsidR="001F4FAF" w:rsidRDefault="001F4FAF" w:rsidP="001F4FAF">
      <w:pPr>
        <w:pStyle w:val="Caption"/>
        <w:rPr>
          <w:lang w:val="es-ES"/>
        </w:rPr>
      </w:pPr>
    </w:p>
    <w:p w14:paraId="53F8C475" w14:textId="77777777" w:rsidR="001F4FAF" w:rsidRDefault="001F4FAF" w:rsidP="001F4FAF">
      <w:pPr>
        <w:pStyle w:val="Caption"/>
        <w:rPr>
          <w:lang w:val="es-ES"/>
        </w:rPr>
      </w:pPr>
    </w:p>
    <w:p w14:paraId="17F0C009" w14:textId="77777777" w:rsidR="001F4FAF" w:rsidRDefault="001F4FAF" w:rsidP="001F4FAF">
      <w:pPr>
        <w:pStyle w:val="Caption"/>
        <w:rPr>
          <w:lang w:val="es-ES"/>
        </w:rPr>
      </w:pPr>
    </w:p>
    <w:p w14:paraId="2906E57C" w14:textId="77777777" w:rsidR="001F4FAF" w:rsidRDefault="001F4FAF" w:rsidP="001F4FAF">
      <w:pPr>
        <w:pStyle w:val="Caption"/>
        <w:rPr>
          <w:lang w:val="es-ES"/>
        </w:rPr>
      </w:pPr>
    </w:p>
    <w:p w14:paraId="6677786D" w14:textId="77777777" w:rsidR="001F4FAF" w:rsidRDefault="001F4FAF" w:rsidP="001F4FAF">
      <w:pPr>
        <w:pStyle w:val="Caption"/>
        <w:rPr>
          <w:lang w:val="es-ES"/>
        </w:rPr>
      </w:pPr>
    </w:p>
    <w:p w14:paraId="33976D30" w14:textId="77777777" w:rsidR="001F4FAF" w:rsidRDefault="001F4FAF" w:rsidP="001F4FAF">
      <w:pPr>
        <w:pStyle w:val="Caption"/>
        <w:rPr>
          <w:lang w:val="es-ES"/>
        </w:rPr>
      </w:pPr>
    </w:p>
    <w:p w14:paraId="713F6608" w14:textId="77777777" w:rsidR="001F4FAF" w:rsidRDefault="001F4FAF" w:rsidP="001F4FAF">
      <w:pPr>
        <w:pStyle w:val="Caption"/>
        <w:rPr>
          <w:lang w:val="es-ES"/>
        </w:rPr>
      </w:pPr>
    </w:p>
    <w:p w14:paraId="6262C46D" w14:textId="77777777" w:rsidR="001F4FAF" w:rsidRDefault="001F4FAF" w:rsidP="001F4FAF">
      <w:pPr>
        <w:pStyle w:val="Caption"/>
        <w:rPr>
          <w:lang w:val="es-ES"/>
        </w:rPr>
      </w:pPr>
    </w:p>
    <w:p w14:paraId="0EBAD962" w14:textId="77777777" w:rsidR="001F4FAF" w:rsidRDefault="001F4FAF" w:rsidP="001F4FAF">
      <w:pPr>
        <w:pStyle w:val="Caption"/>
        <w:rPr>
          <w:rFonts w:ascii="Times New Roman" w:hAnsi="Times New Roman" w:cs="Times New Roman"/>
          <w:lang w:val="es-ES"/>
        </w:rPr>
      </w:pPr>
    </w:p>
    <w:p w14:paraId="04CA9EE8" w14:textId="6CE8104C" w:rsidR="001F4FAF" w:rsidRPr="001F4FAF" w:rsidRDefault="001F4FAF" w:rsidP="001F4FAF">
      <w:pPr>
        <w:pStyle w:val="Caption"/>
        <w:jc w:val="center"/>
        <w:rPr>
          <w:rFonts w:ascii="Times New Roman" w:hAnsi="Times New Roman" w:cs="Times New Roman"/>
          <w:sz w:val="26"/>
          <w:szCs w:val="26"/>
          <w:lang w:val="es-ES"/>
        </w:rPr>
      </w:pPr>
      <w:bookmarkStart w:id="420" w:name="_Toc482377667"/>
      <w:bookmarkStart w:id="421" w:name="_Toc482441602"/>
      <w:r w:rsidRPr="001F4FAF">
        <w:rPr>
          <w:rFonts w:ascii="Times New Roman" w:hAnsi="Times New Roman" w:cs="Times New Roman"/>
          <w:sz w:val="26"/>
          <w:szCs w:val="26"/>
          <w:lang w:val="es-ES"/>
        </w:rPr>
        <w:t xml:space="preserve">Hình </w:t>
      </w:r>
      <w:r w:rsidRPr="001F4FAF">
        <w:rPr>
          <w:rFonts w:ascii="Times New Roman" w:hAnsi="Times New Roman" w:cs="Times New Roman"/>
          <w:sz w:val="26"/>
          <w:szCs w:val="26"/>
        </w:rPr>
        <w:fldChar w:fldCharType="begin"/>
      </w:r>
      <w:r w:rsidRPr="001F4FAF">
        <w:rPr>
          <w:rFonts w:ascii="Times New Roman" w:hAnsi="Times New Roman" w:cs="Times New Roman"/>
          <w:sz w:val="26"/>
          <w:szCs w:val="26"/>
          <w:lang w:val="es-ES"/>
        </w:rPr>
        <w:instrText xml:space="preserve"> SEQ Hình \* ARABIC </w:instrText>
      </w:r>
      <w:r w:rsidRPr="001F4FAF">
        <w:rPr>
          <w:rFonts w:ascii="Times New Roman" w:hAnsi="Times New Roman" w:cs="Times New Roman"/>
          <w:sz w:val="26"/>
          <w:szCs w:val="26"/>
        </w:rPr>
        <w:fldChar w:fldCharType="separate"/>
      </w:r>
      <w:r w:rsidR="00480C89">
        <w:rPr>
          <w:rFonts w:ascii="Times New Roman" w:hAnsi="Times New Roman" w:cs="Times New Roman"/>
          <w:noProof/>
          <w:sz w:val="26"/>
          <w:szCs w:val="26"/>
          <w:lang w:val="es-ES"/>
        </w:rPr>
        <w:t>30</w:t>
      </w:r>
      <w:r w:rsidRPr="001F4FAF">
        <w:rPr>
          <w:rFonts w:ascii="Times New Roman" w:hAnsi="Times New Roman" w:cs="Times New Roman"/>
          <w:sz w:val="26"/>
          <w:szCs w:val="26"/>
        </w:rPr>
        <w:fldChar w:fldCharType="end"/>
      </w:r>
      <w:r w:rsidRPr="001F4FAF">
        <w:rPr>
          <w:rFonts w:ascii="Times New Roman" w:hAnsi="Times New Roman" w:cs="Times New Roman"/>
          <w:sz w:val="26"/>
          <w:szCs w:val="26"/>
          <w:lang w:val="es-ES"/>
        </w:rPr>
        <w:t>:</w:t>
      </w:r>
      <w:r w:rsidR="00DE54FC" w:rsidRPr="001F4FAF">
        <w:rPr>
          <w:rFonts w:ascii="Times New Roman" w:hAnsi="Times New Roman" w:cs="Times New Roman"/>
          <w:sz w:val="26"/>
          <w:szCs w:val="26"/>
          <w:lang w:val="es-ES"/>
        </w:rPr>
        <w:t xml:space="preserve"> Giao diện danh s</w:t>
      </w:r>
      <w:r w:rsidR="00DE54FC" w:rsidRPr="001F4FAF">
        <w:rPr>
          <w:rFonts w:ascii="Times New Roman" w:eastAsia="MS Mincho" w:hAnsi="Times New Roman" w:cs="Times New Roman"/>
          <w:sz w:val="26"/>
          <w:szCs w:val="26"/>
          <w:lang w:val="es-ES"/>
        </w:rPr>
        <w:t>á</w:t>
      </w:r>
      <w:r w:rsidR="00DE54FC" w:rsidRPr="001F4FAF">
        <w:rPr>
          <w:rFonts w:ascii="Times New Roman" w:hAnsi="Times New Roman" w:cs="Times New Roman"/>
          <w:sz w:val="26"/>
          <w:szCs w:val="26"/>
          <w:lang w:val="es-ES"/>
        </w:rPr>
        <w:t>ch g</w:t>
      </w:r>
      <w:r w:rsidR="00DE54FC" w:rsidRPr="001F4FAF">
        <w:rPr>
          <w:rFonts w:ascii="Times New Roman" w:eastAsia="MS Mincho" w:hAnsi="Times New Roman" w:cs="Times New Roman"/>
          <w:sz w:val="26"/>
          <w:szCs w:val="26"/>
          <w:lang w:val="es-ES"/>
        </w:rPr>
        <w:t>ó</w:t>
      </w:r>
      <w:r w:rsidR="00DE54FC" w:rsidRPr="001F4FAF">
        <w:rPr>
          <w:rFonts w:ascii="Times New Roman" w:hAnsi="Times New Roman" w:cs="Times New Roman"/>
          <w:sz w:val="26"/>
          <w:szCs w:val="26"/>
          <w:lang w:val="es-ES"/>
        </w:rPr>
        <w:t>i thầu tr</w:t>
      </w:r>
      <w:r w:rsidR="00DE54FC" w:rsidRPr="001F4FAF">
        <w:rPr>
          <w:rFonts w:ascii="Times New Roman" w:eastAsia="MS Mincho" w:hAnsi="Times New Roman" w:cs="Times New Roman"/>
          <w:sz w:val="26"/>
          <w:szCs w:val="26"/>
          <w:lang w:val="es-ES"/>
        </w:rPr>
        <w:t>ê</w:t>
      </w:r>
      <w:r w:rsidR="00DE54FC" w:rsidRPr="001F4FAF">
        <w:rPr>
          <w:rFonts w:ascii="Times New Roman" w:hAnsi="Times New Roman" w:cs="Times New Roman"/>
          <w:sz w:val="26"/>
          <w:szCs w:val="26"/>
          <w:lang w:val="es-ES"/>
        </w:rPr>
        <w:t xml:space="preserve">n </w:t>
      </w:r>
      <w:r w:rsidR="00DE54FC" w:rsidRPr="001F4FAF">
        <w:rPr>
          <w:rFonts w:ascii="Times New Roman" w:eastAsia="MS Mincho" w:hAnsi="Times New Roman" w:cs="Times New Roman"/>
          <w:sz w:val="26"/>
          <w:szCs w:val="26"/>
          <w:lang w:val="es-ES"/>
        </w:rPr>
        <w:t>đ</w:t>
      </w:r>
      <w:r w:rsidR="00DE54FC" w:rsidRPr="001F4FAF">
        <w:rPr>
          <w:rFonts w:ascii="Times New Roman" w:hAnsi="Times New Roman" w:cs="Times New Roman"/>
          <w:sz w:val="26"/>
          <w:szCs w:val="26"/>
          <w:lang w:val="es-ES"/>
        </w:rPr>
        <w:t>iện thoại.</w:t>
      </w:r>
      <w:bookmarkEnd w:id="420"/>
      <w:bookmarkEnd w:id="421"/>
    </w:p>
    <w:p w14:paraId="6020D62A" w14:textId="1CD22C92" w:rsidR="00DE54FC" w:rsidRPr="00BF1AD6" w:rsidRDefault="00E64A20" w:rsidP="00DE54FC">
      <w:pPr>
        <w:pStyle w:val="Heading4"/>
        <w:jc w:val="left"/>
        <w:rPr>
          <w:rFonts w:ascii="Times New Roman" w:hAnsi="Times New Roman" w:cs="Times New Roman"/>
          <w:lang w:val="es-ES"/>
        </w:rPr>
      </w:pPr>
      <w:bookmarkStart w:id="422" w:name="_Toc482441559"/>
      <w:r>
        <w:rPr>
          <w:rFonts w:ascii="Times New Roman" w:hAnsi="Times New Roman" w:cs="Times New Roman"/>
          <w:lang w:val="es-ES"/>
        </w:rPr>
        <w:t>2</w:t>
      </w:r>
      <w:r w:rsidR="00DE54FC" w:rsidRPr="00BF1AD6">
        <w:rPr>
          <w:rFonts w:ascii="Times New Roman" w:hAnsi="Times New Roman" w:cs="Times New Roman"/>
          <w:lang w:val="es-ES"/>
        </w:rPr>
        <w:t>.3 Cài đặt tài khoản</w:t>
      </w:r>
      <w:bookmarkEnd w:id="422"/>
    </w:p>
    <w:p w14:paraId="66C4FE38" w14:textId="77777777" w:rsidR="00DE54FC" w:rsidRDefault="00DE54FC" w:rsidP="004B4B74">
      <w:pPr>
        <w:spacing w:line="288" w:lineRule="auto"/>
        <w:ind w:firstLine="142"/>
        <w:rPr>
          <w:sz w:val="26"/>
          <w:szCs w:val="26"/>
          <w:lang w:val="es-ES"/>
        </w:rPr>
      </w:pPr>
      <w:r w:rsidRPr="00BF1AD6">
        <w:rPr>
          <w:sz w:val="26"/>
          <w:szCs w:val="26"/>
          <w:lang w:val="es-ES"/>
        </w:rPr>
        <w:t>Chức năng cài đặt tài khoản cho phép người dùng quản lý thông tin cơ bản của tài khoản bao gồm họ tên, email, mật khẩu.</w:t>
      </w:r>
    </w:p>
    <w:p w14:paraId="2E5998F0" w14:textId="148145DF" w:rsidR="00DE54FC" w:rsidRDefault="004B4B74" w:rsidP="00DE54FC">
      <w:pPr>
        <w:spacing w:line="240" w:lineRule="auto"/>
        <w:ind w:firstLine="142"/>
        <w:rPr>
          <w:sz w:val="26"/>
          <w:szCs w:val="26"/>
          <w:lang w:val="es-ES"/>
        </w:rPr>
      </w:pPr>
      <w:r>
        <w:rPr>
          <w:noProof/>
          <w:sz w:val="26"/>
          <w:szCs w:val="26"/>
          <w:lang w:val="vi-VN" w:eastAsia="vi-VN"/>
        </w:rPr>
        <mc:AlternateContent>
          <mc:Choice Requires="wpg">
            <w:drawing>
              <wp:anchor distT="0" distB="0" distL="114300" distR="114300" simplePos="0" relativeHeight="251664384" behindDoc="0" locked="0" layoutInCell="1" allowOverlap="1" wp14:anchorId="51978E8B" wp14:editId="2F82DE6C">
                <wp:simplePos x="0" y="0"/>
                <wp:positionH relativeFrom="column">
                  <wp:posOffset>749935</wp:posOffset>
                </wp:positionH>
                <wp:positionV relativeFrom="paragraph">
                  <wp:posOffset>82026</wp:posOffset>
                </wp:positionV>
                <wp:extent cx="4580890" cy="3191510"/>
                <wp:effectExtent l="0" t="0" r="0" b="8890"/>
                <wp:wrapNone/>
                <wp:docPr id="2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0890" cy="3191510"/>
                          <a:chOff x="2121" y="3196"/>
                          <a:chExt cx="7689" cy="5583"/>
                        </a:xfrm>
                      </wpg:grpSpPr>
                      <pic:pic xmlns:pic="http://schemas.openxmlformats.org/drawingml/2006/picture">
                        <pic:nvPicPr>
                          <pic:cNvPr id="29" name="Picture 37" descr="C:\Users\Windows 8.1 Ultimate\AppData\Local\Microsoft\Windows\INetCache\Content.Word\capnhatphon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965" y="3207"/>
                            <a:ext cx="3845" cy="5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8" descr="C:\Users\Windows 8.1 Ultimate\AppData\Local\Microsoft\Windows\INetCache\Content.Word\inf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121" y="3196"/>
                            <a:ext cx="3845" cy="5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DDEAB3" id="Group 14" o:spid="_x0000_s1026" style="position:absolute;margin-left:59.05pt;margin-top:6.45pt;width:360.7pt;height:251.3pt;z-index:251664384" coordorigin="2121,3196" coordsize="7689,5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">
                <v:shape id="Picture 37" o:spid="_x0000_s1027" type="#_x0000_t75" style="position:absolute;left:5965;top:3207;width:3845;height:5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">
                  <v:imagedata r:id="rId51" o:title="capnhatphone"/>
                </v:shape>
                <v:shape id="Picture 38" o:spid="_x0000_s1028" type="#_x0000_t75" style="position:absolute;left:2121;top:3196;width:3845;height:5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">
                  <v:imagedata r:id="rId52" o:title="info"/>
                </v:shape>
              </v:group>
            </w:pict>
          </mc:Fallback>
        </mc:AlternateContent>
      </w:r>
    </w:p>
    <w:p w14:paraId="3E4D0CEC" w14:textId="541A6AD5" w:rsidR="00DE54FC" w:rsidRDefault="00DE54FC" w:rsidP="00DE54FC">
      <w:pPr>
        <w:spacing w:line="240" w:lineRule="auto"/>
        <w:ind w:firstLine="142"/>
        <w:rPr>
          <w:sz w:val="26"/>
          <w:szCs w:val="26"/>
          <w:lang w:val="es-ES"/>
        </w:rPr>
      </w:pPr>
    </w:p>
    <w:p w14:paraId="2CF59C7E" w14:textId="77777777" w:rsidR="00DE54FC" w:rsidRDefault="00DE54FC" w:rsidP="00DE54FC">
      <w:pPr>
        <w:spacing w:line="240" w:lineRule="auto"/>
        <w:ind w:firstLine="142"/>
        <w:rPr>
          <w:sz w:val="26"/>
          <w:szCs w:val="26"/>
          <w:lang w:val="es-ES"/>
        </w:rPr>
      </w:pPr>
    </w:p>
    <w:p w14:paraId="658150AF" w14:textId="77777777" w:rsidR="00DE54FC" w:rsidRDefault="00DE54FC" w:rsidP="00DE54FC">
      <w:pPr>
        <w:spacing w:line="240" w:lineRule="auto"/>
        <w:ind w:firstLine="142"/>
        <w:rPr>
          <w:sz w:val="26"/>
          <w:szCs w:val="26"/>
          <w:lang w:val="es-ES"/>
        </w:rPr>
      </w:pPr>
    </w:p>
    <w:p w14:paraId="2D012B48" w14:textId="77777777" w:rsidR="00DE54FC" w:rsidRDefault="00DE54FC" w:rsidP="00DE54FC">
      <w:pPr>
        <w:spacing w:line="240" w:lineRule="auto"/>
        <w:ind w:firstLine="142"/>
        <w:rPr>
          <w:sz w:val="26"/>
          <w:szCs w:val="26"/>
          <w:lang w:val="es-ES"/>
        </w:rPr>
      </w:pPr>
    </w:p>
    <w:p w14:paraId="20E63D9A" w14:textId="77777777" w:rsidR="00DE54FC" w:rsidRDefault="00DE54FC" w:rsidP="00DE54FC">
      <w:pPr>
        <w:spacing w:line="240" w:lineRule="auto"/>
        <w:ind w:firstLine="142"/>
        <w:rPr>
          <w:sz w:val="26"/>
          <w:szCs w:val="26"/>
          <w:lang w:val="es-ES"/>
        </w:rPr>
      </w:pPr>
    </w:p>
    <w:p w14:paraId="3BD60B9F" w14:textId="77777777" w:rsidR="00DE54FC" w:rsidRDefault="00DE54FC" w:rsidP="00DE54FC">
      <w:pPr>
        <w:spacing w:line="240" w:lineRule="auto"/>
        <w:ind w:firstLine="142"/>
        <w:rPr>
          <w:sz w:val="26"/>
          <w:szCs w:val="26"/>
          <w:lang w:val="es-ES"/>
        </w:rPr>
      </w:pPr>
    </w:p>
    <w:p w14:paraId="1D88A1F7" w14:textId="77777777" w:rsidR="00DE54FC" w:rsidRDefault="00DE54FC" w:rsidP="00DE54FC">
      <w:pPr>
        <w:spacing w:line="240" w:lineRule="auto"/>
        <w:ind w:firstLine="142"/>
        <w:rPr>
          <w:sz w:val="26"/>
          <w:szCs w:val="26"/>
          <w:lang w:val="es-ES"/>
        </w:rPr>
      </w:pPr>
    </w:p>
    <w:p w14:paraId="1DBA33FC" w14:textId="77777777" w:rsidR="00DE54FC" w:rsidRDefault="00DE54FC" w:rsidP="00DE54FC">
      <w:pPr>
        <w:spacing w:line="240" w:lineRule="auto"/>
        <w:ind w:firstLine="142"/>
        <w:rPr>
          <w:sz w:val="26"/>
          <w:szCs w:val="26"/>
          <w:lang w:val="es-ES"/>
        </w:rPr>
      </w:pPr>
    </w:p>
    <w:p w14:paraId="0B690751" w14:textId="77777777" w:rsidR="00DE54FC" w:rsidRDefault="00DE54FC" w:rsidP="00DE54FC">
      <w:pPr>
        <w:spacing w:line="240" w:lineRule="auto"/>
        <w:ind w:firstLine="142"/>
        <w:rPr>
          <w:sz w:val="26"/>
          <w:szCs w:val="26"/>
          <w:lang w:val="es-ES"/>
        </w:rPr>
      </w:pPr>
    </w:p>
    <w:p w14:paraId="574A6DD0" w14:textId="77777777" w:rsidR="00DE54FC" w:rsidRDefault="00DE54FC" w:rsidP="00DE54FC">
      <w:pPr>
        <w:spacing w:line="240" w:lineRule="auto"/>
        <w:ind w:firstLine="142"/>
        <w:rPr>
          <w:sz w:val="26"/>
          <w:szCs w:val="26"/>
          <w:lang w:val="es-ES"/>
        </w:rPr>
      </w:pPr>
    </w:p>
    <w:p w14:paraId="5D63B807" w14:textId="77777777" w:rsidR="00DE54FC" w:rsidRDefault="00DE54FC" w:rsidP="00DE54FC">
      <w:pPr>
        <w:spacing w:line="240" w:lineRule="auto"/>
        <w:ind w:firstLine="142"/>
        <w:rPr>
          <w:sz w:val="26"/>
          <w:szCs w:val="26"/>
          <w:lang w:val="es-ES"/>
        </w:rPr>
      </w:pPr>
    </w:p>
    <w:p w14:paraId="5597BADC" w14:textId="77777777" w:rsidR="00DE54FC" w:rsidRDefault="00DE54FC" w:rsidP="00DE54FC">
      <w:pPr>
        <w:spacing w:line="240" w:lineRule="auto"/>
        <w:ind w:firstLine="142"/>
        <w:rPr>
          <w:sz w:val="26"/>
          <w:szCs w:val="26"/>
          <w:lang w:val="es-ES"/>
        </w:rPr>
      </w:pPr>
    </w:p>
    <w:p w14:paraId="38E86D5A" w14:textId="77777777" w:rsidR="00DE54FC" w:rsidRDefault="00DE54FC" w:rsidP="00DE54FC">
      <w:pPr>
        <w:spacing w:line="240" w:lineRule="auto"/>
        <w:ind w:firstLine="142"/>
        <w:rPr>
          <w:sz w:val="26"/>
          <w:szCs w:val="26"/>
          <w:lang w:val="es-ES"/>
        </w:rPr>
      </w:pPr>
    </w:p>
    <w:p w14:paraId="47B7F0F5" w14:textId="77777777" w:rsidR="00DE54FC" w:rsidRDefault="00DE54FC" w:rsidP="00DE54FC">
      <w:pPr>
        <w:spacing w:line="240" w:lineRule="auto"/>
        <w:ind w:firstLine="142"/>
        <w:rPr>
          <w:sz w:val="26"/>
          <w:szCs w:val="26"/>
          <w:lang w:val="es-ES"/>
        </w:rPr>
      </w:pPr>
    </w:p>
    <w:p w14:paraId="76A3C9FB" w14:textId="77777777" w:rsidR="00DE54FC" w:rsidRDefault="00DE54FC" w:rsidP="00DE54FC">
      <w:pPr>
        <w:spacing w:line="240" w:lineRule="auto"/>
        <w:ind w:firstLine="142"/>
        <w:rPr>
          <w:sz w:val="26"/>
          <w:szCs w:val="26"/>
          <w:lang w:val="es-ES"/>
        </w:rPr>
      </w:pPr>
    </w:p>
    <w:p w14:paraId="0488A05E" w14:textId="77777777" w:rsidR="00DE54FC" w:rsidRDefault="00DE54FC" w:rsidP="00DE54FC">
      <w:pPr>
        <w:spacing w:line="240" w:lineRule="auto"/>
        <w:ind w:firstLine="142"/>
        <w:rPr>
          <w:sz w:val="26"/>
          <w:szCs w:val="26"/>
          <w:lang w:val="es-ES"/>
        </w:rPr>
      </w:pPr>
    </w:p>
    <w:p w14:paraId="4E424A0F" w14:textId="376EE8C1" w:rsidR="00085D92" w:rsidRPr="001F4FAF" w:rsidRDefault="001F4FAF" w:rsidP="001F4FAF">
      <w:pPr>
        <w:pStyle w:val="Caption"/>
        <w:jc w:val="center"/>
        <w:rPr>
          <w:rFonts w:ascii="Times New Roman" w:hAnsi="Times New Roman" w:cs="Times New Roman"/>
          <w:sz w:val="26"/>
          <w:szCs w:val="26"/>
          <w:lang w:val="es-ES"/>
        </w:rPr>
      </w:pPr>
      <w:bookmarkStart w:id="423" w:name="_Toc482377668"/>
      <w:bookmarkStart w:id="424" w:name="_Toc482441603"/>
      <w:r w:rsidRPr="001F4FAF">
        <w:rPr>
          <w:rFonts w:ascii="Times New Roman" w:hAnsi="Times New Roman" w:cs="Times New Roman"/>
          <w:lang w:val="es-ES"/>
        </w:rPr>
        <w:t xml:space="preserve">Hình </w:t>
      </w:r>
      <w:r w:rsidRPr="001F4FAF">
        <w:rPr>
          <w:rFonts w:ascii="Times New Roman" w:hAnsi="Times New Roman" w:cs="Times New Roman"/>
        </w:rPr>
        <w:fldChar w:fldCharType="begin"/>
      </w:r>
      <w:r w:rsidRPr="001F4FAF">
        <w:rPr>
          <w:rFonts w:ascii="Times New Roman" w:hAnsi="Times New Roman" w:cs="Times New Roman"/>
          <w:lang w:val="es-ES"/>
        </w:rPr>
        <w:instrText xml:space="preserve"> SEQ Hình \* ARABIC </w:instrText>
      </w:r>
      <w:r w:rsidRPr="001F4FAF">
        <w:rPr>
          <w:rFonts w:ascii="Times New Roman" w:hAnsi="Times New Roman" w:cs="Times New Roman"/>
        </w:rPr>
        <w:fldChar w:fldCharType="separate"/>
      </w:r>
      <w:r w:rsidR="00480C89">
        <w:rPr>
          <w:rFonts w:ascii="Times New Roman" w:hAnsi="Times New Roman" w:cs="Times New Roman"/>
          <w:noProof/>
          <w:lang w:val="es-ES"/>
        </w:rPr>
        <w:t>31</w:t>
      </w:r>
      <w:r w:rsidRPr="001F4FAF">
        <w:rPr>
          <w:rFonts w:ascii="Times New Roman" w:hAnsi="Times New Roman" w:cs="Times New Roman"/>
        </w:rPr>
        <w:fldChar w:fldCharType="end"/>
      </w:r>
      <w:r w:rsidR="00DE54FC" w:rsidRPr="001F4FAF">
        <w:rPr>
          <w:rFonts w:ascii="Times New Roman" w:hAnsi="Times New Roman" w:cs="Times New Roman"/>
          <w:sz w:val="26"/>
          <w:szCs w:val="26"/>
          <w:lang w:val="es-ES"/>
        </w:rPr>
        <w:t>: Giao diện cài đặt tài khoản</w:t>
      </w:r>
      <w:bookmarkEnd w:id="423"/>
      <w:bookmarkEnd w:id="424"/>
    </w:p>
    <w:p w14:paraId="7ABFF015" w14:textId="77777777" w:rsidR="00085D92" w:rsidRPr="006858D2" w:rsidRDefault="00085D92" w:rsidP="004B4B74">
      <w:pPr>
        <w:pStyle w:val="Heading4"/>
        <w:spacing w:line="276" w:lineRule="auto"/>
        <w:jc w:val="left"/>
        <w:rPr>
          <w:rFonts w:ascii="Times New Roman" w:hAnsi="Times New Roman" w:cs="Times New Roman"/>
          <w:lang w:val="es-ES"/>
        </w:rPr>
      </w:pPr>
      <w:bookmarkStart w:id="425" w:name="_Toc482441560"/>
      <w:r w:rsidRPr="006858D2">
        <w:rPr>
          <w:rFonts w:ascii="Times New Roman" w:hAnsi="Times New Roman" w:cs="Times New Roman"/>
          <w:lang w:val="es-ES"/>
        </w:rPr>
        <w:lastRenderedPageBreak/>
        <w:t>2.4 Quản lý từ khóa</w:t>
      </w:r>
      <w:bookmarkEnd w:id="425"/>
      <w:r w:rsidRPr="006858D2">
        <w:rPr>
          <w:rFonts w:ascii="Times New Roman" w:hAnsi="Times New Roman" w:cs="Times New Roman"/>
          <w:lang w:val="es-ES"/>
        </w:rPr>
        <w:t xml:space="preserve"> </w:t>
      </w:r>
    </w:p>
    <w:p w14:paraId="306A456C" w14:textId="742596AE" w:rsidR="00085D92" w:rsidRDefault="006F0998" w:rsidP="004B4B74">
      <w:pPr>
        <w:spacing w:line="276" w:lineRule="auto"/>
        <w:ind w:firstLine="142"/>
        <w:rPr>
          <w:b/>
          <w:bCs/>
          <w:sz w:val="26"/>
          <w:szCs w:val="26"/>
          <w:lang w:val="es-ES"/>
        </w:rPr>
      </w:pPr>
      <w:r>
        <w:rPr>
          <w:noProof/>
          <w:sz w:val="26"/>
          <w:szCs w:val="26"/>
          <w:lang w:val="vi-VN" w:eastAsia="vi-VN"/>
        </w:rPr>
        <mc:AlternateContent>
          <mc:Choice Requires="wpg">
            <w:drawing>
              <wp:anchor distT="0" distB="0" distL="114300" distR="114300" simplePos="0" relativeHeight="251670528" behindDoc="1" locked="0" layoutInCell="1" allowOverlap="1" wp14:anchorId="05B00BE9" wp14:editId="35D85F14">
                <wp:simplePos x="0" y="0"/>
                <wp:positionH relativeFrom="margin">
                  <wp:posOffset>1108710</wp:posOffset>
                </wp:positionH>
                <wp:positionV relativeFrom="paragraph">
                  <wp:posOffset>771994</wp:posOffset>
                </wp:positionV>
                <wp:extent cx="3672205" cy="2846070"/>
                <wp:effectExtent l="0" t="0" r="4445" b="0"/>
                <wp:wrapSquare wrapText="bothSides"/>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72205" cy="2846070"/>
                          <a:chOff x="0" y="0"/>
                          <a:chExt cx="5229225" cy="3952875"/>
                        </a:xfrm>
                      </wpg:grpSpPr>
                      <pic:pic xmlns:pic="http://schemas.openxmlformats.org/drawingml/2006/picture">
                        <pic:nvPicPr>
                          <pic:cNvPr id="62" name="Picture 62" descr="xoatukhoa"/>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2600325" y="9525"/>
                            <a:ext cx="2628900" cy="3943350"/>
                          </a:xfrm>
                          <a:prstGeom prst="rect">
                            <a:avLst/>
                          </a:prstGeom>
                          <a:noFill/>
                        </pic:spPr>
                      </pic:pic>
                      <pic:pic xmlns:pic="http://schemas.openxmlformats.org/drawingml/2006/picture">
                        <pic:nvPicPr>
                          <pic:cNvPr id="11" name="Picture 11" descr="C:\Users\Windows 8.1 Ultimate\Desktop\hinhluanvan\themtukhoa.PN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9690" cy="39395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22851208" id="Group 38" o:spid="_x0000_s1026" style="position:absolute;margin-left:87.3pt;margin-top:60.8pt;width:289.15pt;height:224.1pt;z-index:-251645952;mso-position-horizontal-relative:margin" coordsize="52292,39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">
                <v:shape id="Picture 62" o:spid="_x0000_s1027" type="#_x0000_t75" alt="xoatukhoa" style="position:absolute;left:26003;top:95;width:26289;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">
                  <v:imagedata r:id="rId55" o:title="xoatukhoa"/>
                  <v:path arrowok="t"/>
                </v:shape>
                <v:shape id="Picture 11" o:spid="_x0000_s1028" type="#_x0000_t75" style="position:absolute;width:25996;height:3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">
                  <v:imagedata r:id="rId56" o:title="themtukhoa"/>
                  <v:path arrowok="t"/>
                </v:shape>
                <w10:wrap type="square" anchorx="margin"/>
              </v:group>
            </w:pict>
          </mc:Fallback>
        </mc:AlternateContent>
      </w:r>
      <w:r w:rsidR="00085D92" w:rsidRPr="00A664A5">
        <w:rPr>
          <w:sz w:val="26"/>
          <w:szCs w:val="26"/>
          <w:lang w:val="es-ES"/>
        </w:rPr>
        <w:t>Chức năng quản lý từ khóa cho phép ngươi dùng thêm từ khóa liên quan đến lĩnh vực đâu thầu mà mình quan tâm</w:t>
      </w:r>
      <w:r w:rsidR="00085D92">
        <w:rPr>
          <w:sz w:val="26"/>
          <w:szCs w:val="26"/>
          <w:lang w:val="es-ES"/>
        </w:rPr>
        <w:t>. Từ khóa được thêm vào sẽ hiển thị ở danh sách bên dưới. Nếu muốn xóa từ khóa, người dùng chạm lâu vào từ khóa sẽ xuất hiện context menu xóa.</w:t>
      </w:r>
    </w:p>
    <w:p w14:paraId="5CEADD83" w14:textId="0967F4C3" w:rsidR="00085D92" w:rsidRDefault="00085D92" w:rsidP="00085D92">
      <w:pPr>
        <w:spacing w:line="240" w:lineRule="auto"/>
        <w:jc w:val="left"/>
        <w:rPr>
          <w:b/>
          <w:bCs/>
          <w:sz w:val="26"/>
          <w:szCs w:val="26"/>
          <w:lang w:val="es-ES"/>
        </w:rPr>
      </w:pPr>
    </w:p>
    <w:p w14:paraId="2DAD0B7C" w14:textId="367924BD" w:rsidR="00085D92" w:rsidRDefault="00085D92">
      <w:pPr>
        <w:spacing w:line="240" w:lineRule="auto"/>
        <w:jc w:val="left"/>
        <w:rPr>
          <w:b/>
          <w:sz w:val="26"/>
          <w:szCs w:val="26"/>
          <w:lang w:val="es-ES"/>
        </w:rPr>
      </w:pPr>
    </w:p>
    <w:p w14:paraId="2EC6CE8C" w14:textId="77777777" w:rsidR="00DE54FC" w:rsidRPr="00BF1AD6" w:rsidRDefault="00DE54FC" w:rsidP="00DE54FC">
      <w:pPr>
        <w:spacing w:line="240" w:lineRule="auto"/>
        <w:ind w:firstLine="142"/>
        <w:jc w:val="center"/>
        <w:rPr>
          <w:b/>
          <w:sz w:val="26"/>
          <w:szCs w:val="26"/>
          <w:lang w:val="es-ES"/>
        </w:rPr>
      </w:pPr>
    </w:p>
    <w:p w14:paraId="101F3999" w14:textId="5125D8F5" w:rsidR="000E6AB6" w:rsidRPr="000E6AB6" w:rsidRDefault="000E6AB6" w:rsidP="000E6AB6">
      <w:pPr>
        <w:rPr>
          <w:sz w:val="26"/>
          <w:szCs w:val="26"/>
          <w:lang w:val="es-ES"/>
        </w:rPr>
      </w:pPr>
    </w:p>
    <w:p w14:paraId="0ADF6956" w14:textId="6F38F0B6" w:rsidR="000E6AB6" w:rsidRDefault="000E6AB6" w:rsidP="000E6AB6">
      <w:pPr>
        <w:rPr>
          <w:sz w:val="26"/>
          <w:szCs w:val="26"/>
          <w:lang w:val="es-ES"/>
        </w:rPr>
      </w:pPr>
    </w:p>
    <w:p w14:paraId="762AA385" w14:textId="090AD0AF" w:rsidR="00E34CEA" w:rsidRDefault="00E34CEA" w:rsidP="000E6AB6">
      <w:pPr>
        <w:spacing w:line="240" w:lineRule="auto"/>
        <w:ind w:firstLine="142"/>
        <w:jc w:val="center"/>
        <w:rPr>
          <w:b/>
          <w:sz w:val="26"/>
          <w:szCs w:val="26"/>
          <w:lang w:val="es-ES"/>
        </w:rPr>
      </w:pPr>
    </w:p>
    <w:p w14:paraId="02CFA177" w14:textId="6A99DC03" w:rsidR="00E34CEA" w:rsidRPr="00E34CEA" w:rsidRDefault="00E34CEA" w:rsidP="00E34CEA">
      <w:pPr>
        <w:rPr>
          <w:sz w:val="26"/>
          <w:szCs w:val="26"/>
          <w:lang w:val="es-ES"/>
        </w:rPr>
      </w:pPr>
    </w:p>
    <w:p w14:paraId="1C2958BB" w14:textId="77777777" w:rsidR="00E34CEA" w:rsidRPr="00E34CEA" w:rsidRDefault="00E34CEA" w:rsidP="00E34CEA">
      <w:pPr>
        <w:rPr>
          <w:sz w:val="26"/>
          <w:szCs w:val="26"/>
          <w:lang w:val="es-ES"/>
        </w:rPr>
      </w:pPr>
    </w:p>
    <w:p w14:paraId="51D9B7A4" w14:textId="77777777" w:rsidR="00E34CEA" w:rsidRPr="00E34CEA" w:rsidRDefault="00E34CEA" w:rsidP="00E34CEA">
      <w:pPr>
        <w:rPr>
          <w:sz w:val="26"/>
          <w:szCs w:val="26"/>
          <w:lang w:val="es-ES"/>
        </w:rPr>
      </w:pPr>
    </w:p>
    <w:p w14:paraId="0DA1B18C" w14:textId="77777777" w:rsidR="00E34CEA" w:rsidRPr="00E34CEA" w:rsidRDefault="00E34CEA" w:rsidP="00E34CEA">
      <w:pPr>
        <w:rPr>
          <w:sz w:val="26"/>
          <w:szCs w:val="26"/>
          <w:lang w:val="es-ES"/>
        </w:rPr>
      </w:pPr>
    </w:p>
    <w:p w14:paraId="1B60062C" w14:textId="77777777" w:rsidR="00E34CEA" w:rsidRPr="00E34CEA" w:rsidRDefault="00E34CEA" w:rsidP="00E34CEA">
      <w:pPr>
        <w:rPr>
          <w:sz w:val="26"/>
          <w:szCs w:val="26"/>
          <w:lang w:val="es-ES"/>
        </w:rPr>
      </w:pPr>
    </w:p>
    <w:p w14:paraId="2CB362EB" w14:textId="77777777" w:rsidR="00E34CEA" w:rsidRPr="00E34CEA" w:rsidRDefault="00E34CEA" w:rsidP="00E34CEA">
      <w:pPr>
        <w:rPr>
          <w:sz w:val="26"/>
          <w:szCs w:val="26"/>
          <w:lang w:val="es-ES"/>
        </w:rPr>
      </w:pPr>
    </w:p>
    <w:p w14:paraId="417FE81A" w14:textId="77777777" w:rsidR="00E34CEA" w:rsidRPr="00E34CEA" w:rsidRDefault="00E34CEA" w:rsidP="00E34CEA">
      <w:pPr>
        <w:rPr>
          <w:sz w:val="26"/>
          <w:szCs w:val="26"/>
          <w:lang w:val="es-ES"/>
        </w:rPr>
      </w:pPr>
    </w:p>
    <w:p w14:paraId="4C97398E" w14:textId="7E7C3E78" w:rsidR="00E34CEA" w:rsidRDefault="00E34CEA" w:rsidP="000E6AB6">
      <w:pPr>
        <w:spacing w:line="240" w:lineRule="auto"/>
        <w:ind w:firstLine="142"/>
        <w:jc w:val="center"/>
        <w:rPr>
          <w:sz w:val="26"/>
          <w:szCs w:val="26"/>
          <w:lang w:val="es-ES"/>
        </w:rPr>
      </w:pPr>
    </w:p>
    <w:p w14:paraId="633FAFFA" w14:textId="64ED2006" w:rsidR="00085D92" w:rsidRDefault="00E34CEA" w:rsidP="00E34CEA">
      <w:pPr>
        <w:tabs>
          <w:tab w:val="left" w:pos="3120"/>
        </w:tabs>
        <w:spacing w:line="240" w:lineRule="auto"/>
        <w:ind w:firstLine="142"/>
        <w:rPr>
          <w:sz w:val="26"/>
          <w:szCs w:val="26"/>
          <w:lang w:val="es-ES"/>
        </w:rPr>
      </w:pPr>
      <w:r>
        <w:rPr>
          <w:sz w:val="26"/>
          <w:szCs w:val="26"/>
          <w:lang w:val="es-ES"/>
        </w:rPr>
        <w:tab/>
      </w:r>
    </w:p>
    <w:p w14:paraId="33BC277E" w14:textId="7593143D" w:rsidR="000E6AB6" w:rsidRPr="001F4FAF" w:rsidRDefault="001F4FAF" w:rsidP="001F4FAF">
      <w:pPr>
        <w:pStyle w:val="Caption"/>
        <w:jc w:val="center"/>
        <w:rPr>
          <w:rFonts w:ascii="Times New Roman" w:hAnsi="Times New Roman" w:cs="Times New Roman"/>
          <w:sz w:val="26"/>
          <w:szCs w:val="26"/>
          <w:lang w:val="es-ES"/>
        </w:rPr>
      </w:pPr>
      <w:bookmarkStart w:id="426" w:name="_Toc482377669"/>
      <w:bookmarkStart w:id="427" w:name="_Toc482441604"/>
      <w:r w:rsidRPr="001F4FAF">
        <w:rPr>
          <w:rFonts w:ascii="Times New Roman" w:hAnsi="Times New Roman" w:cs="Times New Roman"/>
          <w:lang w:val="es-ES"/>
        </w:rPr>
        <w:t xml:space="preserve">Hình </w:t>
      </w:r>
      <w:r w:rsidRPr="001F4FAF">
        <w:rPr>
          <w:rFonts w:ascii="Times New Roman" w:hAnsi="Times New Roman" w:cs="Times New Roman"/>
        </w:rPr>
        <w:fldChar w:fldCharType="begin"/>
      </w:r>
      <w:r w:rsidRPr="001F4FAF">
        <w:rPr>
          <w:rFonts w:ascii="Times New Roman" w:hAnsi="Times New Roman" w:cs="Times New Roman"/>
          <w:lang w:val="es-ES"/>
        </w:rPr>
        <w:instrText xml:space="preserve"> SEQ Hình \* ARABIC </w:instrText>
      </w:r>
      <w:r w:rsidRPr="001F4FAF">
        <w:rPr>
          <w:rFonts w:ascii="Times New Roman" w:hAnsi="Times New Roman" w:cs="Times New Roman"/>
        </w:rPr>
        <w:fldChar w:fldCharType="separate"/>
      </w:r>
      <w:r w:rsidR="00480C89">
        <w:rPr>
          <w:rFonts w:ascii="Times New Roman" w:hAnsi="Times New Roman" w:cs="Times New Roman"/>
          <w:noProof/>
          <w:lang w:val="es-ES"/>
        </w:rPr>
        <w:t>32</w:t>
      </w:r>
      <w:r w:rsidRPr="001F4FAF">
        <w:rPr>
          <w:rFonts w:ascii="Times New Roman" w:hAnsi="Times New Roman" w:cs="Times New Roman"/>
        </w:rPr>
        <w:fldChar w:fldCharType="end"/>
      </w:r>
      <w:r w:rsidR="000E6AB6" w:rsidRPr="001F4FAF">
        <w:rPr>
          <w:rFonts w:ascii="Times New Roman" w:hAnsi="Times New Roman" w:cs="Times New Roman"/>
          <w:sz w:val="26"/>
          <w:szCs w:val="26"/>
          <w:lang w:val="es-ES"/>
        </w:rPr>
        <w:t>: Giao diện quản lý từ khóa</w:t>
      </w:r>
      <w:bookmarkEnd w:id="426"/>
      <w:bookmarkEnd w:id="427"/>
    </w:p>
    <w:p w14:paraId="47F33BDE" w14:textId="77777777" w:rsidR="009C3658" w:rsidRDefault="009C3658">
      <w:pPr>
        <w:spacing w:line="240" w:lineRule="auto"/>
        <w:jc w:val="left"/>
        <w:rPr>
          <w:b/>
          <w:sz w:val="26"/>
          <w:szCs w:val="26"/>
          <w:lang w:val="es-ES"/>
        </w:rPr>
      </w:pPr>
      <w:bookmarkStart w:id="428" w:name="_Toc471898046"/>
      <w:bookmarkStart w:id="429" w:name="_Toc479692699"/>
      <w:bookmarkStart w:id="430" w:name="_Toc479696605"/>
      <w:bookmarkStart w:id="431" w:name="_Toc479696691"/>
      <w:bookmarkStart w:id="432" w:name="_Toc481681344"/>
      <w:bookmarkStart w:id="433" w:name="_Toc482441561"/>
      <w:r>
        <w:rPr>
          <w:bCs/>
          <w:sz w:val="26"/>
          <w:szCs w:val="26"/>
          <w:lang w:val="es-ES"/>
        </w:rPr>
        <w:br w:type="page"/>
      </w:r>
    </w:p>
    <w:p w14:paraId="0CFD2EC2" w14:textId="0B9AAD33" w:rsidR="00D12F29" w:rsidRPr="00265592" w:rsidRDefault="00243713" w:rsidP="00971627">
      <w:pPr>
        <w:pStyle w:val="Heading1"/>
        <w:jc w:val="center"/>
        <w:rPr>
          <w:bCs w:val="0"/>
          <w:sz w:val="26"/>
          <w:szCs w:val="26"/>
          <w:lang w:val="es-ES"/>
        </w:rPr>
      </w:pPr>
      <w:r w:rsidRPr="00265592">
        <w:rPr>
          <w:bCs w:val="0"/>
          <w:sz w:val="26"/>
          <w:szCs w:val="26"/>
          <w:lang w:val="es-ES"/>
        </w:rPr>
        <w:lastRenderedPageBreak/>
        <w:t>PHẦN KẾT LUẬN</w:t>
      </w:r>
      <w:bookmarkEnd w:id="428"/>
      <w:bookmarkEnd w:id="429"/>
      <w:bookmarkEnd w:id="430"/>
      <w:bookmarkEnd w:id="431"/>
      <w:bookmarkEnd w:id="432"/>
      <w:bookmarkEnd w:id="433"/>
    </w:p>
    <w:p w14:paraId="67F78757" w14:textId="77777777" w:rsidR="00D12F29" w:rsidRPr="00265592" w:rsidRDefault="005A1D97" w:rsidP="000066B9">
      <w:pPr>
        <w:pStyle w:val="Heading2"/>
        <w:rPr>
          <w:bCs w:val="0"/>
          <w:sz w:val="26"/>
          <w:szCs w:val="26"/>
          <w:lang w:val="es-ES"/>
        </w:rPr>
      </w:pPr>
      <w:r w:rsidRPr="00265592">
        <w:rPr>
          <w:bCs w:val="0"/>
          <w:sz w:val="26"/>
          <w:szCs w:val="26"/>
          <w:lang w:val="es-ES"/>
        </w:rPr>
        <w:t xml:space="preserve">   </w:t>
      </w:r>
      <w:bookmarkStart w:id="434" w:name="_Toc471898047"/>
      <w:bookmarkStart w:id="435" w:name="_Toc479692700"/>
      <w:bookmarkStart w:id="436" w:name="_Toc479696606"/>
      <w:bookmarkStart w:id="437" w:name="_Toc479696692"/>
      <w:bookmarkStart w:id="438" w:name="_Toc481681345"/>
      <w:bookmarkStart w:id="439" w:name="_Toc482441562"/>
      <w:r w:rsidR="00243713" w:rsidRPr="00265592">
        <w:rPr>
          <w:bCs w:val="0"/>
          <w:sz w:val="26"/>
          <w:szCs w:val="26"/>
          <w:lang w:val="es-ES"/>
        </w:rPr>
        <w:t>1. Kết quả đạt được</w:t>
      </w:r>
      <w:bookmarkEnd w:id="434"/>
      <w:bookmarkEnd w:id="435"/>
      <w:bookmarkEnd w:id="436"/>
      <w:bookmarkEnd w:id="437"/>
      <w:bookmarkEnd w:id="438"/>
      <w:bookmarkEnd w:id="439"/>
    </w:p>
    <w:p w14:paraId="1E0FFDA8" w14:textId="30D78095" w:rsidR="00A2746F" w:rsidRPr="00265592" w:rsidRDefault="00C90661" w:rsidP="004B4B74">
      <w:pPr>
        <w:spacing w:before="200" w:line="276" w:lineRule="auto"/>
        <w:rPr>
          <w:bCs/>
          <w:sz w:val="26"/>
          <w:szCs w:val="26"/>
          <w:lang w:val="es-ES"/>
        </w:rPr>
      </w:pPr>
      <w:r w:rsidRPr="00265592">
        <w:rPr>
          <w:bCs/>
          <w:sz w:val="26"/>
          <w:szCs w:val="26"/>
          <w:lang w:val="es-ES"/>
        </w:rPr>
        <w:t xml:space="preserve">      </w:t>
      </w:r>
      <w:r w:rsidR="00BA62AA">
        <w:rPr>
          <w:bCs/>
          <w:sz w:val="26"/>
          <w:szCs w:val="26"/>
          <w:lang w:val="es-ES"/>
        </w:rPr>
        <w:t xml:space="preserve">Hệ thống Trợ Lý Ảo </w:t>
      </w:r>
      <w:r w:rsidR="00851456">
        <w:rPr>
          <w:bCs/>
          <w:sz w:val="26"/>
          <w:szCs w:val="26"/>
          <w:lang w:val="es-ES"/>
        </w:rPr>
        <w:t xml:space="preserve">đã đạt được những kết quả như sau: </w:t>
      </w:r>
    </w:p>
    <w:p w14:paraId="5C3F8CFD" w14:textId="24A98C38" w:rsidR="00C90661" w:rsidRDefault="00C90661" w:rsidP="004B4B74">
      <w:pPr>
        <w:pStyle w:val="ListParagraph"/>
        <w:numPr>
          <w:ilvl w:val="0"/>
          <w:numId w:val="3"/>
        </w:numPr>
        <w:spacing w:line="288" w:lineRule="auto"/>
        <w:ind w:left="748" w:hanging="357"/>
        <w:rPr>
          <w:rFonts w:ascii="Times New Roman" w:hAnsi="Times New Roman" w:cs="Times New Roman"/>
          <w:bCs/>
          <w:sz w:val="26"/>
          <w:szCs w:val="26"/>
          <w:lang w:val="es-ES"/>
        </w:rPr>
      </w:pPr>
      <w:r w:rsidRPr="000E6AB6">
        <w:rPr>
          <w:rFonts w:ascii="Times New Roman" w:hAnsi="Times New Roman" w:cs="Times New Roman"/>
          <w:bCs/>
          <w:sz w:val="26"/>
          <w:szCs w:val="26"/>
          <w:lang w:val="es-ES"/>
        </w:rPr>
        <w:t>Xây dựng được hệ thống phục vụ công tác theo dõi thông tin đấu thầ</w:t>
      </w:r>
      <w:r w:rsidR="000E6AB6">
        <w:rPr>
          <w:rFonts w:ascii="Times New Roman" w:hAnsi="Times New Roman" w:cs="Times New Roman"/>
          <w:bCs/>
          <w:sz w:val="26"/>
          <w:szCs w:val="26"/>
          <w:lang w:val="es-ES"/>
        </w:rPr>
        <w:t>u, h</w:t>
      </w:r>
      <w:r w:rsidRPr="000E6AB6">
        <w:rPr>
          <w:rFonts w:ascii="Times New Roman" w:hAnsi="Times New Roman" w:cs="Times New Roman"/>
          <w:bCs/>
          <w:sz w:val="26"/>
          <w:szCs w:val="26"/>
          <w:lang w:val="es-ES"/>
        </w:rPr>
        <w:t>ệ thống tự động lấy dữ liệu các gói thầu và gửi email hằng ngày cho người dùng.</w:t>
      </w:r>
    </w:p>
    <w:p w14:paraId="0AC598DE" w14:textId="23200087" w:rsidR="00F86B93" w:rsidRPr="00265592" w:rsidRDefault="00F86B93" w:rsidP="004B4B74">
      <w:pPr>
        <w:pStyle w:val="ListParagraph"/>
        <w:numPr>
          <w:ilvl w:val="0"/>
          <w:numId w:val="3"/>
        </w:numPr>
        <w:spacing w:line="288" w:lineRule="auto"/>
        <w:ind w:left="748" w:hanging="357"/>
        <w:rPr>
          <w:rFonts w:ascii="Times New Roman" w:hAnsi="Times New Roman" w:cs="Times New Roman"/>
          <w:bCs/>
          <w:sz w:val="26"/>
          <w:szCs w:val="26"/>
          <w:lang w:val="es-ES"/>
        </w:rPr>
      </w:pPr>
      <w:r w:rsidRPr="00265592">
        <w:rPr>
          <w:rFonts w:ascii="Times New Roman" w:hAnsi="Times New Roman" w:cs="Times New Roman"/>
          <w:bCs/>
          <w:sz w:val="26"/>
          <w:szCs w:val="26"/>
          <w:lang w:val="es-ES"/>
        </w:rPr>
        <w:t>Cung cấp một</w:t>
      </w:r>
      <w:r w:rsidR="00017C39">
        <w:rPr>
          <w:rFonts w:ascii="Times New Roman" w:hAnsi="Times New Roman" w:cs="Times New Roman"/>
          <w:bCs/>
          <w:sz w:val="26"/>
          <w:szCs w:val="26"/>
          <w:lang w:val="es-ES"/>
        </w:rPr>
        <w:t xml:space="preserve"> trang web</w:t>
      </w:r>
      <w:r w:rsidRPr="00265592">
        <w:rPr>
          <w:rFonts w:ascii="Times New Roman" w:hAnsi="Times New Roman" w:cs="Times New Roman"/>
          <w:bCs/>
          <w:sz w:val="26"/>
          <w:szCs w:val="26"/>
          <w:lang w:val="es-ES"/>
        </w:rPr>
        <w:t xml:space="preserve"> thân thiện để người sử dụng có thể quản lý thông tin về gói thầu của mình, người quản trị dễ dàng quản lý hệ thống.</w:t>
      </w:r>
    </w:p>
    <w:p w14:paraId="0D109FAD" w14:textId="58889F9E" w:rsidR="00C90661" w:rsidRPr="00265592" w:rsidRDefault="00C90661" w:rsidP="004B4B74">
      <w:pPr>
        <w:pStyle w:val="ListParagraph"/>
        <w:numPr>
          <w:ilvl w:val="0"/>
          <w:numId w:val="3"/>
        </w:numPr>
        <w:spacing w:line="288" w:lineRule="auto"/>
        <w:ind w:left="748" w:hanging="357"/>
        <w:rPr>
          <w:rFonts w:ascii="Times New Roman" w:hAnsi="Times New Roman" w:cs="Times New Roman"/>
          <w:bCs/>
          <w:sz w:val="26"/>
          <w:szCs w:val="26"/>
          <w:lang w:val="es-ES"/>
        </w:rPr>
      </w:pPr>
      <w:r w:rsidRPr="00265592">
        <w:rPr>
          <w:rFonts w:ascii="Times New Roman" w:hAnsi="Times New Roman" w:cs="Times New Roman"/>
          <w:bCs/>
          <w:sz w:val="26"/>
          <w:szCs w:val="26"/>
          <w:lang w:val="es-ES"/>
        </w:rPr>
        <w:t>Hệ thống hỗ trợ một ứng dụng di độ</w:t>
      </w:r>
      <w:r w:rsidR="00B316FF" w:rsidRPr="00265592">
        <w:rPr>
          <w:rFonts w:ascii="Times New Roman" w:hAnsi="Times New Roman" w:cs="Times New Roman"/>
          <w:bCs/>
          <w:sz w:val="26"/>
          <w:szCs w:val="26"/>
          <w:lang w:val="es-ES"/>
        </w:rPr>
        <w:t xml:space="preserve">ng android </w:t>
      </w:r>
      <w:r w:rsidRPr="00265592">
        <w:rPr>
          <w:rFonts w:ascii="Times New Roman" w:hAnsi="Times New Roman" w:cs="Times New Roman"/>
          <w:bCs/>
          <w:sz w:val="26"/>
          <w:szCs w:val="26"/>
          <w:lang w:val="es-ES"/>
        </w:rPr>
        <w:t>đơn giản giúp cho người dùng dễ dàng theo dõi thông tin về gói thầu.</w:t>
      </w:r>
    </w:p>
    <w:p w14:paraId="77E9E1D7" w14:textId="76A883F2" w:rsidR="004A6AF5" w:rsidRPr="00265592" w:rsidRDefault="005A1D97" w:rsidP="00324D78">
      <w:pPr>
        <w:pStyle w:val="Heading2"/>
        <w:spacing w:before="200" w:line="276" w:lineRule="auto"/>
        <w:rPr>
          <w:bCs w:val="0"/>
          <w:sz w:val="26"/>
          <w:szCs w:val="26"/>
          <w:lang w:val="es-ES"/>
        </w:rPr>
      </w:pPr>
      <w:r w:rsidRPr="00265592">
        <w:rPr>
          <w:bCs w:val="0"/>
          <w:sz w:val="26"/>
          <w:szCs w:val="26"/>
          <w:lang w:val="es-ES"/>
        </w:rPr>
        <w:t xml:space="preserve">   </w:t>
      </w:r>
      <w:bookmarkStart w:id="440" w:name="_Toc471898048"/>
      <w:bookmarkStart w:id="441" w:name="_Toc479692701"/>
      <w:bookmarkStart w:id="442" w:name="_Toc479696607"/>
      <w:bookmarkStart w:id="443" w:name="_Toc479696693"/>
      <w:bookmarkStart w:id="444" w:name="_Toc481681346"/>
      <w:bookmarkStart w:id="445" w:name="_Toc482441563"/>
      <w:r w:rsidR="004A6AF5" w:rsidRPr="00265592">
        <w:rPr>
          <w:bCs w:val="0"/>
          <w:sz w:val="26"/>
          <w:szCs w:val="26"/>
          <w:lang w:val="es-ES"/>
        </w:rPr>
        <w:t>2. Hướng phát triển</w:t>
      </w:r>
      <w:bookmarkEnd w:id="440"/>
      <w:bookmarkEnd w:id="441"/>
      <w:bookmarkEnd w:id="442"/>
      <w:bookmarkEnd w:id="443"/>
      <w:bookmarkEnd w:id="444"/>
      <w:bookmarkEnd w:id="445"/>
    </w:p>
    <w:p w14:paraId="4091186A" w14:textId="62897ABF" w:rsidR="005D0CBA" w:rsidRPr="00265592" w:rsidRDefault="00427A47" w:rsidP="004B4B74">
      <w:pPr>
        <w:pStyle w:val="ListParagraph"/>
        <w:spacing w:before="200" w:line="288" w:lineRule="auto"/>
        <w:ind w:left="284" w:firstLine="425"/>
        <w:rPr>
          <w:rFonts w:ascii="Times New Roman" w:hAnsi="Times New Roman" w:cs="Times New Roman"/>
          <w:bCs/>
          <w:sz w:val="26"/>
          <w:szCs w:val="26"/>
          <w:lang w:val="es-ES"/>
        </w:rPr>
      </w:pPr>
      <w:r>
        <w:rPr>
          <w:rFonts w:ascii="Times New Roman" w:hAnsi="Times New Roman" w:cs="Times New Roman"/>
          <w:bCs/>
          <w:sz w:val="26"/>
          <w:szCs w:val="26"/>
          <w:lang w:val="es-ES"/>
        </w:rPr>
        <w:t xml:space="preserve">Trong </w:t>
      </w:r>
      <w:r w:rsidR="00FF6D00">
        <w:rPr>
          <w:rFonts w:ascii="Times New Roman" w:hAnsi="Times New Roman" w:cs="Times New Roman"/>
          <w:bCs/>
          <w:sz w:val="26"/>
          <w:szCs w:val="26"/>
          <w:lang w:val="es-ES"/>
        </w:rPr>
        <w:t>thời gian tới,</w:t>
      </w:r>
      <w:r>
        <w:rPr>
          <w:rFonts w:ascii="Times New Roman" w:hAnsi="Times New Roman" w:cs="Times New Roman"/>
          <w:bCs/>
          <w:sz w:val="26"/>
          <w:szCs w:val="26"/>
          <w:lang w:val="es-ES"/>
        </w:rPr>
        <w:t xml:space="preserve"> hệ thống sẽ bổ</w:t>
      </w:r>
      <w:r w:rsidR="00C679B4" w:rsidRPr="00265592">
        <w:rPr>
          <w:rFonts w:ascii="Times New Roman" w:hAnsi="Times New Roman" w:cs="Times New Roman"/>
          <w:bCs/>
          <w:sz w:val="26"/>
          <w:szCs w:val="26"/>
          <w:lang w:val="es-ES"/>
        </w:rPr>
        <w:t xml:space="preserve"> sung chức năng đặt lịch gửi email theo thời gian do người dùng cài đặ</w:t>
      </w:r>
      <w:r>
        <w:rPr>
          <w:rFonts w:ascii="Times New Roman" w:hAnsi="Times New Roman" w:cs="Times New Roman"/>
          <w:bCs/>
          <w:sz w:val="26"/>
          <w:szCs w:val="26"/>
          <w:lang w:val="es-ES"/>
        </w:rPr>
        <w:t>t, b</w:t>
      </w:r>
      <w:r w:rsidR="005D0CBA">
        <w:rPr>
          <w:rFonts w:ascii="Times New Roman" w:hAnsi="Times New Roman" w:cs="Times New Roman"/>
          <w:bCs/>
          <w:sz w:val="26"/>
          <w:szCs w:val="26"/>
          <w:lang w:val="es-ES"/>
        </w:rPr>
        <w:t>ổ sung một số tiêu chí trong chức năng thố</w:t>
      </w:r>
      <w:r w:rsidR="00C95043">
        <w:rPr>
          <w:rFonts w:ascii="Times New Roman" w:hAnsi="Times New Roman" w:cs="Times New Roman"/>
          <w:bCs/>
          <w:sz w:val="26"/>
          <w:szCs w:val="26"/>
          <w:lang w:val="es-ES"/>
        </w:rPr>
        <w:t>ng kê như: thống kê người đăng ký</w:t>
      </w:r>
      <w:r w:rsidR="00FF6D00">
        <w:rPr>
          <w:rFonts w:ascii="Times New Roman" w:hAnsi="Times New Roman" w:cs="Times New Roman"/>
          <w:bCs/>
          <w:sz w:val="26"/>
          <w:szCs w:val="26"/>
          <w:lang w:val="es-ES"/>
        </w:rPr>
        <w:t>,</w:t>
      </w:r>
      <w:r w:rsidR="00FF6D00" w:rsidRPr="00FF6D00">
        <w:rPr>
          <w:rFonts w:ascii="Times New Roman" w:hAnsi="Times New Roman" w:cs="Times New Roman"/>
          <w:bCs/>
          <w:sz w:val="26"/>
          <w:szCs w:val="26"/>
          <w:lang w:val="es-ES"/>
        </w:rPr>
        <w:t xml:space="preserve"> </w:t>
      </w:r>
      <w:r w:rsidR="00FF6D00">
        <w:rPr>
          <w:rFonts w:ascii="Times New Roman" w:hAnsi="Times New Roman" w:cs="Times New Roman"/>
          <w:bCs/>
          <w:sz w:val="26"/>
          <w:szCs w:val="26"/>
          <w:lang w:val="es-ES"/>
        </w:rPr>
        <w:t>cải thiện tốc độ xử lý.</w:t>
      </w:r>
      <w:r>
        <w:rPr>
          <w:rFonts w:ascii="Times New Roman" w:hAnsi="Times New Roman" w:cs="Times New Roman"/>
          <w:bCs/>
          <w:sz w:val="26"/>
          <w:szCs w:val="26"/>
          <w:lang w:val="es-ES"/>
        </w:rPr>
        <w:t xml:space="preserve"> Bên cạnh đó, hệ thống sẽ được phát triển thêm các chức năng trên ứng dụng di động, phát triển hệ thống trên các nền tảng khác như iOS. Hệ thống có thể mở rộng sang các lĩnh vực khác như theo dõi văn bản, theo dõi tin tức theo lĩnh vực mà người dùng quan tâm.</w:t>
      </w:r>
    </w:p>
    <w:p w14:paraId="4D89F712" w14:textId="0661231F" w:rsidR="00D12F29" w:rsidRPr="00265592" w:rsidRDefault="00D12F29" w:rsidP="002B0EDE">
      <w:pPr>
        <w:spacing w:before="200" w:line="288" w:lineRule="auto"/>
        <w:rPr>
          <w:b/>
          <w:bCs/>
          <w:sz w:val="32"/>
          <w:szCs w:val="32"/>
          <w:lang w:val="es-ES"/>
        </w:rPr>
      </w:pPr>
    </w:p>
    <w:p w14:paraId="40D83A1E" w14:textId="1B86FEE5" w:rsidR="00D12F29" w:rsidRPr="00265592" w:rsidRDefault="00D12F29" w:rsidP="002B0EDE">
      <w:pPr>
        <w:spacing w:before="200" w:line="288" w:lineRule="auto"/>
        <w:rPr>
          <w:b/>
          <w:bCs/>
          <w:sz w:val="32"/>
          <w:szCs w:val="32"/>
          <w:lang w:val="es-ES"/>
        </w:rPr>
      </w:pPr>
    </w:p>
    <w:p w14:paraId="423A5CCD" w14:textId="0E519E2C" w:rsidR="00D12F29" w:rsidRPr="00265592" w:rsidRDefault="00D12F29" w:rsidP="002B0EDE">
      <w:pPr>
        <w:spacing w:before="200" w:line="288" w:lineRule="auto"/>
        <w:rPr>
          <w:b/>
          <w:bCs/>
          <w:sz w:val="32"/>
          <w:szCs w:val="32"/>
          <w:lang w:val="es-ES"/>
        </w:rPr>
      </w:pPr>
    </w:p>
    <w:p w14:paraId="5406FE63" w14:textId="77777777" w:rsidR="00D12F29" w:rsidRPr="00265592" w:rsidRDefault="00D12F29" w:rsidP="002B0EDE">
      <w:pPr>
        <w:spacing w:before="200" w:line="288" w:lineRule="auto"/>
        <w:rPr>
          <w:b/>
          <w:bCs/>
          <w:sz w:val="32"/>
          <w:szCs w:val="32"/>
          <w:lang w:val="es-ES"/>
        </w:rPr>
      </w:pPr>
    </w:p>
    <w:p w14:paraId="2B59F49B" w14:textId="77777777" w:rsidR="00D12F29" w:rsidRPr="00265592" w:rsidRDefault="00D12F29" w:rsidP="002B0EDE">
      <w:pPr>
        <w:spacing w:before="200" w:line="288" w:lineRule="auto"/>
        <w:rPr>
          <w:b/>
          <w:bCs/>
          <w:sz w:val="32"/>
          <w:szCs w:val="32"/>
          <w:lang w:val="es-ES"/>
        </w:rPr>
      </w:pPr>
    </w:p>
    <w:p w14:paraId="3509B394" w14:textId="77777777" w:rsidR="00D12F29" w:rsidRPr="00265592" w:rsidRDefault="00D12F29" w:rsidP="002B0EDE">
      <w:pPr>
        <w:spacing w:before="200" w:line="288" w:lineRule="auto"/>
        <w:rPr>
          <w:b/>
          <w:bCs/>
          <w:sz w:val="32"/>
          <w:szCs w:val="32"/>
          <w:lang w:val="es-ES"/>
        </w:rPr>
      </w:pPr>
    </w:p>
    <w:p w14:paraId="503B035D" w14:textId="77777777" w:rsidR="003D1D87" w:rsidRPr="00265592" w:rsidRDefault="003D1D87">
      <w:pPr>
        <w:spacing w:line="240" w:lineRule="auto"/>
        <w:jc w:val="left"/>
        <w:rPr>
          <w:b/>
          <w:sz w:val="32"/>
          <w:szCs w:val="32"/>
          <w:lang w:val="es-ES"/>
        </w:rPr>
      </w:pPr>
      <w:r w:rsidRPr="00265592">
        <w:rPr>
          <w:bCs/>
          <w:sz w:val="32"/>
          <w:szCs w:val="32"/>
          <w:lang w:val="es-ES"/>
        </w:rPr>
        <w:br w:type="page"/>
      </w:r>
    </w:p>
    <w:p w14:paraId="02FCF562" w14:textId="77777777" w:rsidR="00F4357F" w:rsidRPr="00265592" w:rsidRDefault="00F4357F" w:rsidP="00D740EC">
      <w:pPr>
        <w:pStyle w:val="Heading1"/>
        <w:spacing w:line="288" w:lineRule="auto"/>
        <w:jc w:val="center"/>
        <w:rPr>
          <w:bCs w:val="0"/>
          <w:sz w:val="32"/>
          <w:szCs w:val="32"/>
          <w:lang w:val="es-ES"/>
        </w:rPr>
      </w:pPr>
      <w:bookmarkStart w:id="446" w:name="_Toc471898049"/>
      <w:bookmarkStart w:id="447" w:name="_Toc479692702"/>
      <w:bookmarkStart w:id="448" w:name="_Toc479696608"/>
      <w:bookmarkStart w:id="449" w:name="_Toc479696694"/>
      <w:bookmarkStart w:id="450" w:name="_Toc481681347"/>
      <w:bookmarkStart w:id="451" w:name="_Toc482441564"/>
      <w:r w:rsidRPr="00265592">
        <w:rPr>
          <w:bCs w:val="0"/>
          <w:sz w:val="32"/>
          <w:szCs w:val="32"/>
          <w:lang w:val="es-ES"/>
        </w:rPr>
        <w:lastRenderedPageBreak/>
        <w:t>TÀI LIỆU THAM KHẢO</w:t>
      </w:r>
      <w:bookmarkEnd w:id="446"/>
      <w:bookmarkEnd w:id="447"/>
      <w:bookmarkEnd w:id="448"/>
      <w:bookmarkEnd w:id="449"/>
      <w:bookmarkEnd w:id="450"/>
      <w:bookmarkEnd w:id="451"/>
    </w:p>
    <w:p w14:paraId="1BE9B1C2" w14:textId="77777777" w:rsidR="008521E0" w:rsidRDefault="008521E0" w:rsidP="008521E0">
      <w:pPr>
        <w:pStyle w:val="ListParagraph"/>
        <w:numPr>
          <w:ilvl w:val="0"/>
          <w:numId w:val="31"/>
        </w:numPr>
        <w:spacing w:after="160" w:line="360" w:lineRule="auto"/>
        <w:contextualSpacing/>
        <w:rPr>
          <w:rFonts w:ascii="Times New Roman" w:hAnsi="Times New Roman" w:cs="Times New Roman"/>
          <w:sz w:val="26"/>
          <w:szCs w:val="26"/>
        </w:rPr>
      </w:pPr>
      <w:r>
        <w:rPr>
          <w:rFonts w:ascii="Times New Roman" w:hAnsi="Times New Roman" w:cs="Times New Roman"/>
          <w:sz w:val="26"/>
          <w:szCs w:val="26"/>
          <w:lang w:val="es-ES"/>
        </w:rPr>
        <w:t xml:space="preserve">Từ Thanh Toàn, 2016. </w:t>
      </w:r>
      <w:r>
        <w:rPr>
          <w:rFonts w:ascii="Times New Roman" w:hAnsi="Times New Roman" w:cs="Times New Roman"/>
          <w:i/>
          <w:sz w:val="26"/>
          <w:szCs w:val="26"/>
          <w:lang w:val="es-ES"/>
        </w:rPr>
        <w:t>Ứng dụng laravel để thiết kế website tin tức</w:t>
      </w:r>
      <w:r>
        <w:rPr>
          <w:rFonts w:ascii="Times New Roman" w:hAnsi="Times New Roman" w:cs="Times New Roman"/>
          <w:sz w:val="26"/>
          <w:szCs w:val="26"/>
          <w:lang w:val="es-ES"/>
        </w:rPr>
        <w:t xml:space="preserve">. </w:t>
      </w:r>
      <w:r>
        <w:rPr>
          <w:rFonts w:ascii="Times New Roman" w:hAnsi="Times New Roman" w:cs="Times New Roman"/>
          <w:sz w:val="26"/>
          <w:szCs w:val="26"/>
        </w:rPr>
        <w:t>Luận văn tốt nghiệp, Đại học Cần Thơ.</w:t>
      </w:r>
    </w:p>
    <w:p w14:paraId="6F55260E" w14:textId="77777777" w:rsidR="008521E0" w:rsidRDefault="008521E0" w:rsidP="008521E0">
      <w:pPr>
        <w:pStyle w:val="ListParagraph"/>
        <w:numPr>
          <w:ilvl w:val="0"/>
          <w:numId w:val="31"/>
        </w:numPr>
        <w:spacing w:after="160"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Phạm Gia Tiến, Phạm Thế Phi. </w:t>
      </w:r>
      <w:r>
        <w:rPr>
          <w:rFonts w:ascii="Times New Roman" w:hAnsi="Times New Roman" w:cs="Times New Roman"/>
          <w:i/>
          <w:sz w:val="26"/>
          <w:szCs w:val="26"/>
        </w:rPr>
        <w:t>Giáo trình hệ quản trị cơ sở dữ liệu</w:t>
      </w:r>
      <w:r>
        <w:rPr>
          <w:rFonts w:ascii="Times New Roman" w:hAnsi="Times New Roman" w:cs="Times New Roman"/>
          <w:sz w:val="26"/>
          <w:szCs w:val="26"/>
        </w:rPr>
        <w:t>. Nhà xuất bản Đại học Cần Thơ. Cần Thơ.</w:t>
      </w:r>
    </w:p>
    <w:p w14:paraId="30A1EB56" w14:textId="77777777" w:rsidR="008521E0" w:rsidRDefault="008521E0" w:rsidP="008521E0">
      <w:pPr>
        <w:pStyle w:val="ListParagraph"/>
        <w:numPr>
          <w:ilvl w:val="0"/>
          <w:numId w:val="31"/>
        </w:numPr>
        <w:spacing w:after="160" w:line="360" w:lineRule="auto"/>
        <w:contextualSpacing/>
        <w:rPr>
          <w:rFonts w:ascii="Times New Roman" w:hAnsi="Times New Roman" w:cs="Times New Roman"/>
          <w:sz w:val="26"/>
          <w:szCs w:val="26"/>
        </w:rPr>
      </w:pPr>
      <w:r>
        <w:rPr>
          <w:rFonts w:ascii="Times New Roman" w:hAnsi="Times New Roman" w:cs="Times New Roman"/>
          <w:sz w:val="26"/>
          <w:szCs w:val="26"/>
        </w:rPr>
        <w:t>Phan Tấn Tài, [et.al], 2010</w:t>
      </w:r>
      <w:r>
        <w:rPr>
          <w:rFonts w:ascii="Times New Roman" w:hAnsi="Times New Roman" w:cs="Times New Roman"/>
          <w:i/>
          <w:sz w:val="26"/>
          <w:szCs w:val="26"/>
        </w:rPr>
        <w:t>. Giáo trình phân tích thiết kế hệ thống thông tin.</w:t>
      </w:r>
      <w:r>
        <w:rPr>
          <w:rFonts w:ascii="Times New Roman" w:hAnsi="Times New Roman" w:cs="Times New Roman"/>
          <w:sz w:val="26"/>
          <w:szCs w:val="26"/>
        </w:rPr>
        <w:t xml:space="preserve"> Nhà xuất bản Đại học Cần Thơ, Cần Thơ.</w:t>
      </w:r>
    </w:p>
    <w:p w14:paraId="4ECE0CA5" w14:textId="77777777" w:rsidR="008521E0" w:rsidRDefault="008521E0" w:rsidP="008521E0">
      <w:pPr>
        <w:pStyle w:val="ListParagraph"/>
        <w:numPr>
          <w:ilvl w:val="0"/>
          <w:numId w:val="31"/>
        </w:numPr>
        <w:spacing w:after="160"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Dockins, Kelt., 2017. </w:t>
      </w:r>
      <w:r>
        <w:rPr>
          <w:rFonts w:ascii="Times New Roman" w:hAnsi="Times New Roman" w:cs="Times New Roman"/>
          <w:i/>
          <w:sz w:val="26"/>
          <w:szCs w:val="26"/>
        </w:rPr>
        <w:t>Design patterns in PHP and Laravel</w:t>
      </w:r>
      <w:r>
        <w:rPr>
          <w:rFonts w:ascii="Times New Roman" w:hAnsi="Times New Roman" w:cs="Times New Roman"/>
          <w:sz w:val="26"/>
          <w:szCs w:val="26"/>
        </w:rPr>
        <w:t>. 1</w:t>
      </w:r>
      <w:r>
        <w:rPr>
          <w:rFonts w:ascii="Times New Roman" w:hAnsi="Times New Roman" w:cs="Times New Roman"/>
          <w:sz w:val="26"/>
          <w:szCs w:val="26"/>
          <w:vertAlign w:val="superscript"/>
        </w:rPr>
        <w:t>st</w:t>
      </w:r>
      <w:r>
        <w:rPr>
          <w:rFonts w:ascii="Times New Roman" w:hAnsi="Times New Roman" w:cs="Times New Roman"/>
          <w:sz w:val="26"/>
          <w:szCs w:val="26"/>
        </w:rPr>
        <w:t xml:space="preserve"> edition, Apress.</w:t>
      </w:r>
    </w:p>
    <w:p w14:paraId="51C7FDF1" w14:textId="77777777" w:rsidR="008521E0" w:rsidRDefault="008521E0" w:rsidP="008521E0">
      <w:pPr>
        <w:pStyle w:val="ListParagraph"/>
        <w:numPr>
          <w:ilvl w:val="0"/>
          <w:numId w:val="31"/>
        </w:numPr>
        <w:spacing w:after="160"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Bean, Martin., 2105. </w:t>
      </w:r>
      <w:r>
        <w:rPr>
          <w:rFonts w:ascii="Times New Roman" w:hAnsi="Times New Roman" w:cs="Times New Roman"/>
          <w:i/>
          <w:sz w:val="26"/>
          <w:szCs w:val="26"/>
        </w:rPr>
        <w:t>Laravel 5 essential</w:t>
      </w:r>
      <w:r>
        <w:rPr>
          <w:rFonts w:ascii="Times New Roman" w:hAnsi="Times New Roman" w:cs="Times New Roman"/>
          <w:sz w:val="26"/>
          <w:szCs w:val="26"/>
        </w:rPr>
        <w:t>. Packt publishing Ltd.</w:t>
      </w:r>
    </w:p>
    <w:p w14:paraId="0065E4E4" w14:textId="77777777" w:rsidR="008521E0" w:rsidRDefault="008521E0" w:rsidP="008521E0">
      <w:pPr>
        <w:pStyle w:val="ListParagraph"/>
        <w:numPr>
          <w:ilvl w:val="0"/>
          <w:numId w:val="31"/>
        </w:numPr>
        <w:spacing w:after="160" w:line="360" w:lineRule="auto"/>
        <w:contextualSpacing/>
        <w:jc w:val="left"/>
        <w:rPr>
          <w:rFonts w:ascii="Times New Roman" w:hAnsi="Times New Roman" w:cs="Times New Roman"/>
          <w:sz w:val="26"/>
          <w:szCs w:val="26"/>
          <w:lang w:val="es-ES"/>
        </w:rPr>
      </w:pPr>
      <w:r>
        <w:rPr>
          <w:rFonts w:ascii="Times New Roman" w:hAnsi="Times New Roman" w:cs="Times New Roman"/>
          <w:sz w:val="26"/>
          <w:szCs w:val="26"/>
        </w:rPr>
        <w:t xml:space="preserve">Nudelman, Gred., </w:t>
      </w:r>
      <w:r>
        <w:rPr>
          <w:rFonts w:ascii="Times New Roman" w:hAnsi="Times New Roman" w:cs="Times New Roman"/>
          <w:i/>
          <w:sz w:val="26"/>
          <w:szCs w:val="26"/>
        </w:rPr>
        <w:t>Android design patterns</w:t>
      </w:r>
      <w:r>
        <w:rPr>
          <w:rFonts w:ascii="Times New Roman" w:hAnsi="Times New Roman" w:cs="Times New Roman"/>
          <w:sz w:val="26"/>
          <w:szCs w:val="26"/>
        </w:rPr>
        <w:t xml:space="preserve">, </w:t>
      </w:r>
      <w:r>
        <w:rPr>
          <w:rFonts w:ascii="Times New Roman" w:hAnsi="Times New Roman" w:cs="Times New Roman"/>
          <w:sz w:val="26"/>
          <w:szCs w:val="26"/>
          <w:lang w:val="es-ES"/>
        </w:rPr>
        <w:t>John Wiley &amp; Sons, Inc.</w:t>
      </w:r>
    </w:p>
    <w:p w14:paraId="600AA63D" w14:textId="77777777" w:rsidR="008521E0" w:rsidRDefault="008521E0" w:rsidP="008521E0">
      <w:pPr>
        <w:pStyle w:val="ListParagraph"/>
        <w:numPr>
          <w:ilvl w:val="0"/>
          <w:numId w:val="31"/>
        </w:numPr>
        <w:spacing w:after="160" w:line="360" w:lineRule="auto"/>
        <w:contextualSpacing/>
        <w:jc w:val="left"/>
        <w:rPr>
          <w:rStyle w:val="Hyperlink"/>
        </w:rPr>
      </w:pPr>
      <w:r>
        <w:rPr>
          <w:rFonts w:ascii="Times New Roman" w:hAnsi="Times New Roman" w:cs="Times New Roman"/>
          <w:sz w:val="26"/>
          <w:szCs w:val="26"/>
          <w:lang w:val="es-ES"/>
        </w:rPr>
        <w:t xml:space="preserve">Chen. S. C., </w:t>
      </w:r>
      <w:r>
        <w:rPr>
          <w:rFonts w:ascii="Times New Roman" w:hAnsi="Times New Roman" w:cs="Times New Roman"/>
          <w:i/>
          <w:sz w:val="26"/>
          <w:szCs w:val="26"/>
          <w:lang w:val="es-ES"/>
        </w:rPr>
        <w:t>PHP simple HTML dom parser manual</w:t>
      </w:r>
      <w:r>
        <w:rPr>
          <w:rFonts w:ascii="Times New Roman" w:hAnsi="Times New Roman" w:cs="Times New Roman"/>
          <w:sz w:val="26"/>
          <w:szCs w:val="26"/>
          <w:lang w:val="es-ES"/>
        </w:rPr>
        <w:t xml:space="preserve">, ngày truy cập 12/2/2017. Địa chỉ  </w:t>
      </w:r>
      <w:hyperlink r:id="rId57" w:history="1">
        <w:r>
          <w:rPr>
            <w:rStyle w:val="Hyperlink"/>
            <w:rFonts w:ascii="Times New Roman" w:hAnsi="Times New Roman" w:cs="Times New Roman"/>
            <w:sz w:val="26"/>
            <w:szCs w:val="26"/>
            <w:lang w:val="es-ES"/>
          </w:rPr>
          <w:t>http://simplehtmldom.sourceforge.net/manual.htm</w:t>
        </w:r>
      </w:hyperlink>
    </w:p>
    <w:p w14:paraId="139860D5" w14:textId="77777777" w:rsidR="008521E0" w:rsidRDefault="008521E0" w:rsidP="008521E0">
      <w:pPr>
        <w:pStyle w:val="ListParagraph"/>
        <w:numPr>
          <w:ilvl w:val="0"/>
          <w:numId w:val="31"/>
        </w:numPr>
        <w:spacing w:after="160" w:line="360" w:lineRule="auto"/>
        <w:contextualSpacing/>
        <w:rPr>
          <w:rStyle w:val="Hyperlink"/>
          <w:rFonts w:ascii="Times New Roman" w:hAnsi="Times New Roman" w:cs="Times New Roman"/>
          <w:sz w:val="26"/>
          <w:szCs w:val="26"/>
          <w:lang w:val="es-ES"/>
        </w:rPr>
      </w:pPr>
      <w:r>
        <w:rPr>
          <w:rFonts w:ascii="Times New Roman" w:hAnsi="Times New Roman" w:cs="Times New Roman"/>
          <w:i/>
          <w:sz w:val="26"/>
          <w:szCs w:val="26"/>
          <w:lang w:val="vi-VN"/>
        </w:rPr>
        <w:t>Laravel,</w:t>
      </w:r>
      <w:r>
        <w:rPr>
          <w:rFonts w:ascii="Times New Roman" w:hAnsi="Times New Roman" w:cs="Times New Roman"/>
          <w:i/>
          <w:sz w:val="26"/>
          <w:szCs w:val="26"/>
          <w:lang w:val="es-ES"/>
        </w:rPr>
        <w:t xml:space="preserve"> ngày truy cập 15/2/2017. Địa chỉ </w:t>
      </w:r>
      <w:r>
        <w:rPr>
          <w:rStyle w:val="Hyperlink"/>
          <w:rFonts w:ascii="Times New Roman" w:hAnsi="Times New Roman" w:cs="Times New Roman"/>
          <w:sz w:val="26"/>
          <w:szCs w:val="26"/>
          <w:lang w:val="es-ES"/>
        </w:rPr>
        <w:t xml:space="preserve"> </w:t>
      </w:r>
      <w:hyperlink r:id="rId58" w:history="1">
        <w:r>
          <w:rPr>
            <w:rStyle w:val="Hyperlink"/>
            <w:rFonts w:ascii="Times New Roman" w:hAnsi="Times New Roman" w:cs="Times New Roman"/>
            <w:sz w:val="26"/>
            <w:szCs w:val="26"/>
            <w:lang w:val="es-ES"/>
          </w:rPr>
          <w:t>https://laravel.com/docs/5.0</w:t>
        </w:r>
      </w:hyperlink>
    </w:p>
    <w:p w14:paraId="57C7981B" w14:textId="77777777" w:rsidR="008521E0" w:rsidRDefault="008521E0" w:rsidP="008521E0">
      <w:pPr>
        <w:pStyle w:val="ListParagraph"/>
        <w:numPr>
          <w:ilvl w:val="0"/>
          <w:numId w:val="31"/>
        </w:numPr>
        <w:spacing w:after="160" w:line="360" w:lineRule="auto"/>
        <w:contextualSpacing/>
        <w:rPr>
          <w:rStyle w:val="Hyperlink"/>
          <w:rFonts w:ascii="Times New Roman" w:hAnsi="Times New Roman" w:cs="Times New Roman"/>
          <w:sz w:val="26"/>
          <w:szCs w:val="26"/>
          <w:lang w:val="es-ES"/>
        </w:rPr>
      </w:pPr>
      <w:r>
        <w:rPr>
          <w:rFonts w:ascii="Times New Roman" w:hAnsi="Times New Roman" w:cs="Times New Roman"/>
          <w:i/>
          <w:sz w:val="26"/>
          <w:szCs w:val="26"/>
          <w:lang w:val="vi-VN"/>
        </w:rPr>
        <w:t>CSS Tutorial</w:t>
      </w:r>
      <w:r>
        <w:rPr>
          <w:rFonts w:ascii="Times New Roman" w:hAnsi="Times New Roman" w:cs="Times New Roman"/>
          <w:sz w:val="26"/>
          <w:szCs w:val="26"/>
          <w:lang w:val="vi-VN"/>
        </w:rPr>
        <w:t>,</w:t>
      </w:r>
      <w:r>
        <w:rPr>
          <w:rFonts w:ascii="Times New Roman" w:hAnsi="Times New Roman" w:cs="Times New Roman"/>
          <w:sz w:val="26"/>
          <w:szCs w:val="26"/>
        </w:rPr>
        <w:t xml:space="preserve"> </w:t>
      </w:r>
      <w:r>
        <w:rPr>
          <w:rFonts w:ascii="Times New Roman" w:hAnsi="Times New Roman" w:cs="Times New Roman"/>
          <w:i/>
          <w:sz w:val="26"/>
          <w:szCs w:val="26"/>
          <w:lang w:val="es-ES"/>
        </w:rPr>
        <w:t xml:space="preserve">ngày truy cập 10/2/2017. Địa chỉ </w:t>
      </w:r>
      <w:hyperlink r:id="rId59" w:history="1">
        <w:r>
          <w:rPr>
            <w:rStyle w:val="Hyperlink"/>
            <w:rFonts w:ascii="Times New Roman" w:hAnsi="Times New Roman" w:cs="Times New Roman"/>
            <w:sz w:val="26"/>
            <w:szCs w:val="26"/>
            <w:lang w:val="es-ES"/>
          </w:rPr>
          <w:t>https://www.w3schools.com/css/default.asp</w:t>
        </w:r>
      </w:hyperlink>
    </w:p>
    <w:p w14:paraId="1F231DA6" w14:textId="77777777" w:rsidR="008521E0" w:rsidRDefault="008521E0" w:rsidP="008521E0">
      <w:pPr>
        <w:pStyle w:val="ListParagraph"/>
        <w:numPr>
          <w:ilvl w:val="0"/>
          <w:numId w:val="31"/>
        </w:numPr>
        <w:spacing w:after="160" w:line="360" w:lineRule="auto"/>
        <w:contextualSpacing/>
        <w:rPr>
          <w:lang w:val="fr-FR"/>
        </w:rPr>
      </w:pPr>
      <w:r>
        <w:rPr>
          <w:rFonts w:ascii="Times New Roman" w:hAnsi="Times New Roman" w:cs="Times New Roman"/>
          <w:i/>
          <w:sz w:val="26"/>
          <w:szCs w:val="26"/>
          <w:lang w:val="vi-VN"/>
        </w:rPr>
        <w:t>PHP 5 Tu</w:t>
      </w:r>
      <w:r>
        <w:rPr>
          <w:rFonts w:ascii="Times New Roman" w:hAnsi="Times New Roman" w:cs="Times New Roman"/>
          <w:i/>
          <w:sz w:val="26"/>
          <w:szCs w:val="26"/>
        </w:rPr>
        <w:t>t</w:t>
      </w:r>
      <w:r>
        <w:rPr>
          <w:rFonts w:ascii="Times New Roman" w:hAnsi="Times New Roman" w:cs="Times New Roman"/>
          <w:i/>
          <w:sz w:val="26"/>
          <w:szCs w:val="26"/>
          <w:lang w:val="vi-VN"/>
        </w:rPr>
        <w:t>orial,</w:t>
      </w:r>
      <w:r>
        <w:rPr>
          <w:rFonts w:ascii="Times New Roman" w:hAnsi="Times New Roman" w:cs="Times New Roman"/>
          <w:sz w:val="26"/>
          <w:szCs w:val="26"/>
          <w:lang w:val="vi-VN"/>
        </w:rPr>
        <w:t xml:space="preserve"> </w:t>
      </w:r>
      <w:r>
        <w:rPr>
          <w:rFonts w:ascii="Times New Roman" w:hAnsi="Times New Roman" w:cs="Times New Roman"/>
          <w:i/>
          <w:sz w:val="26"/>
          <w:szCs w:val="26"/>
          <w:lang w:val="es-ES"/>
        </w:rPr>
        <w:t xml:space="preserve">ngày truy cập 10/2/2017. Địa chỉ </w:t>
      </w:r>
      <w:r>
        <w:rPr>
          <w:rFonts w:ascii="Times New Roman" w:hAnsi="Times New Roman" w:cs="Times New Roman"/>
          <w:sz w:val="26"/>
          <w:szCs w:val="26"/>
          <w:lang w:val="vi-VN"/>
        </w:rPr>
        <w:t xml:space="preserve">          </w:t>
      </w:r>
      <w:hyperlink r:id="rId60" w:history="1">
        <w:r>
          <w:rPr>
            <w:rStyle w:val="Hyperlink"/>
            <w:rFonts w:ascii="Times New Roman" w:hAnsi="Times New Roman" w:cs="Times New Roman"/>
            <w:sz w:val="26"/>
            <w:szCs w:val="26"/>
            <w:lang w:val="vi-VN"/>
          </w:rPr>
          <w:t>https://www.w3schools.com/php/default.asp</w:t>
        </w:r>
      </w:hyperlink>
    </w:p>
    <w:p w14:paraId="21353AFB" w14:textId="77777777" w:rsidR="008521E0" w:rsidRDefault="008521E0" w:rsidP="008521E0">
      <w:pPr>
        <w:pStyle w:val="ListParagraph"/>
        <w:numPr>
          <w:ilvl w:val="0"/>
          <w:numId w:val="31"/>
        </w:numPr>
        <w:spacing w:after="160" w:line="360" w:lineRule="auto"/>
        <w:contextualSpacing/>
        <w:jc w:val="left"/>
        <w:rPr>
          <w:rFonts w:ascii="Times New Roman" w:hAnsi="Times New Roman" w:cs="Times New Roman"/>
          <w:sz w:val="26"/>
          <w:szCs w:val="26"/>
          <w:lang w:val="fr-FR"/>
        </w:rPr>
      </w:pPr>
      <w:r>
        <w:rPr>
          <w:rFonts w:ascii="Times New Roman" w:hAnsi="Times New Roman" w:cs="Times New Roman"/>
          <w:sz w:val="26"/>
          <w:szCs w:val="26"/>
          <w:lang w:val="vi-VN"/>
        </w:rPr>
        <w:t xml:space="preserve">Otwell, Taylor., </w:t>
      </w:r>
      <w:r>
        <w:rPr>
          <w:rFonts w:ascii="Times New Roman" w:hAnsi="Times New Roman" w:cs="Times New Roman"/>
          <w:i/>
          <w:sz w:val="26"/>
          <w:szCs w:val="26"/>
          <w:lang w:val="vi-VN"/>
        </w:rPr>
        <w:t>Laravel Tutorials point (Simple easy learning)</w:t>
      </w:r>
      <w:r>
        <w:rPr>
          <w:rFonts w:ascii="Times New Roman" w:hAnsi="Times New Roman" w:cs="Times New Roman"/>
          <w:sz w:val="26"/>
          <w:szCs w:val="26"/>
          <w:lang w:val="vi-VN"/>
        </w:rPr>
        <w:t xml:space="preserve">,  </w:t>
      </w:r>
      <w:r>
        <w:rPr>
          <w:rFonts w:ascii="Times New Roman" w:hAnsi="Times New Roman" w:cs="Times New Roman"/>
          <w:i/>
          <w:sz w:val="26"/>
          <w:szCs w:val="26"/>
          <w:lang w:val="es-ES"/>
        </w:rPr>
        <w:t xml:space="preserve">ngày truy cập 10/2/2017. Địa chỉ </w:t>
      </w:r>
      <w:hyperlink r:id="rId61" w:history="1">
        <w:r>
          <w:rPr>
            <w:rStyle w:val="Hyperlink"/>
            <w:rFonts w:ascii="Times New Roman" w:hAnsi="Times New Roman" w:cs="Times New Roman"/>
            <w:sz w:val="26"/>
            <w:szCs w:val="26"/>
            <w:lang w:val="vi-VN"/>
          </w:rPr>
          <w:t>https://www.tutorialspoint.com/laravel/laravel_tutorial.pdf</w:t>
        </w:r>
      </w:hyperlink>
    </w:p>
    <w:p w14:paraId="3D5E67F9" w14:textId="77777777" w:rsidR="0088376F" w:rsidRPr="00265592" w:rsidRDefault="0088376F" w:rsidP="0088376F">
      <w:pPr>
        <w:rPr>
          <w:lang w:val="es-ES"/>
        </w:rPr>
      </w:pPr>
    </w:p>
    <w:p w14:paraId="070EFB5F" w14:textId="04698CEC" w:rsidR="0088376F" w:rsidRPr="00265592" w:rsidRDefault="0088376F" w:rsidP="00C5147F">
      <w:pPr>
        <w:rPr>
          <w:lang w:val="es-ES"/>
        </w:rPr>
      </w:pPr>
    </w:p>
    <w:p w14:paraId="64CE208F" w14:textId="40642952" w:rsidR="0088376F" w:rsidRPr="007B3D0D" w:rsidRDefault="0088376F" w:rsidP="00C5147F">
      <w:pPr>
        <w:rPr>
          <w:b/>
          <w:lang w:val="es-ES"/>
        </w:rPr>
      </w:pPr>
    </w:p>
    <w:p w14:paraId="52C3FEDE" w14:textId="55C67AA9" w:rsidR="00C5147F" w:rsidRPr="007B3D0D" w:rsidRDefault="0088376F" w:rsidP="00C5147F">
      <w:pPr>
        <w:rPr>
          <w:b/>
          <w:lang w:val="es-ES"/>
        </w:rPr>
      </w:pPr>
      <w:r w:rsidRPr="007B3D0D">
        <w:rPr>
          <w:b/>
          <w:lang w:val="es-ES"/>
        </w:rPr>
        <w:t xml:space="preserve"> </w:t>
      </w:r>
    </w:p>
    <w:p w14:paraId="44155A39" w14:textId="1B2E1199" w:rsidR="00C5147F" w:rsidRPr="007B3D0D" w:rsidRDefault="00C5147F" w:rsidP="00C5147F">
      <w:pPr>
        <w:rPr>
          <w:b/>
          <w:lang w:val="es-ES"/>
        </w:rPr>
      </w:pPr>
    </w:p>
    <w:p w14:paraId="023312CE" w14:textId="5606135A" w:rsidR="00674B7D" w:rsidRPr="007B3D0D" w:rsidRDefault="00674B7D" w:rsidP="002B0EDE">
      <w:pPr>
        <w:spacing w:before="200" w:line="288" w:lineRule="auto"/>
        <w:rPr>
          <w:b/>
          <w:bCs/>
          <w:sz w:val="32"/>
          <w:szCs w:val="32"/>
          <w:lang w:val="es-ES"/>
        </w:rPr>
      </w:pPr>
    </w:p>
    <w:p w14:paraId="7C6510FF" w14:textId="1CF69DBF" w:rsidR="0017051E" w:rsidRPr="007B3D0D" w:rsidRDefault="0017051E" w:rsidP="002B0EDE">
      <w:pPr>
        <w:spacing w:before="200" w:line="288" w:lineRule="auto"/>
        <w:rPr>
          <w:b/>
          <w:sz w:val="26"/>
          <w:szCs w:val="26"/>
          <w:lang w:val="vi-VN"/>
        </w:rPr>
      </w:pPr>
    </w:p>
    <w:p w14:paraId="4C49EE44" w14:textId="6E24E9B3" w:rsidR="00F4357F" w:rsidRPr="007B3D0D" w:rsidRDefault="00F4357F" w:rsidP="002B0EDE">
      <w:pPr>
        <w:spacing w:before="200" w:line="288" w:lineRule="auto"/>
        <w:rPr>
          <w:b/>
          <w:bCs/>
          <w:lang w:val="es-ES"/>
        </w:rPr>
      </w:pPr>
    </w:p>
    <w:p w14:paraId="4B467933" w14:textId="77777777" w:rsidR="00F4357F" w:rsidRPr="007B3D0D" w:rsidRDefault="00F4357F" w:rsidP="00EF70F5">
      <w:pPr>
        <w:spacing w:before="240" w:line="288" w:lineRule="auto"/>
        <w:rPr>
          <w:b/>
          <w:bCs/>
          <w:lang w:val="es-ES"/>
        </w:rPr>
      </w:pPr>
    </w:p>
    <w:p w14:paraId="69A472D7" w14:textId="77777777" w:rsidR="00F4357F" w:rsidRPr="00265592" w:rsidRDefault="00F4357F" w:rsidP="00EF70F5">
      <w:pPr>
        <w:spacing w:before="240" w:line="288" w:lineRule="auto"/>
        <w:rPr>
          <w:b/>
          <w:bCs/>
          <w:lang w:val="es-ES"/>
        </w:rPr>
      </w:pPr>
    </w:p>
    <w:sectPr w:rsidR="00F4357F" w:rsidRPr="00265592" w:rsidSect="00F25C42">
      <w:headerReference w:type="default" r:id="rId62"/>
      <w:footerReference w:type="default" r:id="rId63"/>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A154E" w14:textId="77777777" w:rsidR="00C66169" w:rsidRDefault="00C66169">
      <w:r>
        <w:separator/>
      </w:r>
    </w:p>
  </w:endnote>
  <w:endnote w:type="continuationSeparator" w:id="0">
    <w:p w14:paraId="28868D74" w14:textId="77777777" w:rsidR="00C66169" w:rsidRDefault="00C66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A3"/>
    <w:family w:val="swiss"/>
    <w:pitch w:val="variable"/>
    <w:sig w:usb0="A10006FF" w:usb1="4000205B" w:usb2="00000010" w:usb3="00000000" w:csb0="0000019F"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OpenSymbol">
    <w:altName w:val="Arial Unicode MS"/>
    <w:charset w:val="00"/>
    <w:family w:val="auto"/>
    <w:pitch w:val="variable"/>
    <w:sig w:usb0="800000AF" w:usb1="1001ECEA" w:usb2="00000000" w:usb3="00000000" w:csb0="00000001" w:csb1="00000000"/>
  </w:font>
  <w:font w:name=".VnTime">
    <w:altName w:val="MS Mincho"/>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31871" w14:textId="77777777" w:rsidR="00FD6262" w:rsidRDefault="00FD6262">
    <w:pPr>
      <w:pStyle w:val="Footer"/>
      <w:jc w:val="center"/>
      <w:rPr>
        <w:caps/>
        <w:noProof/>
        <w:color w:val="4F81BD" w:themeColor="accent1"/>
      </w:rPr>
    </w:pPr>
  </w:p>
  <w:p w14:paraId="275D9725" w14:textId="77777777" w:rsidR="00FD6262" w:rsidRDefault="00FD626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7"/>
      <w:gridCol w:w="4340"/>
    </w:tblGrid>
    <w:tr w:rsidR="00FD6262" w:rsidRPr="00A9082F" w14:paraId="455E79EE" w14:textId="77777777" w:rsidTr="004F5D64">
      <w:trPr>
        <w:trHeight w:hRule="exact" w:val="57"/>
        <w:jc w:val="center"/>
      </w:trPr>
      <w:tc>
        <w:tcPr>
          <w:tcW w:w="4686" w:type="dxa"/>
          <w:shd w:val="clear" w:color="auto" w:fill="7F7F7F" w:themeFill="text1" w:themeFillTint="80"/>
          <w:tcMar>
            <w:top w:w="0" w:type="dxa"/>
            <w:bottom w:w="0" w:type="dxa"/>
          </w:tcMar>
        </w:tcPr>
        <w:p w14:paraId="6E34CC62" w14:textId="77777777" w:rsidR="00FD6262" w:rsidRPr="00A9082F" w:rsidRDefault="00FD6262">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A91C5CE" w14:textId="77777777" w:rsidR="00FD6262" w:rsidRPr="00A9082F" w:rsidRDefault="00FD6262">
          <w:pPr>
            <w:pStyle w:val="Header"/>
            <w:jc w:val="right"/>
            <w:rPr>
              <w:caps/>
              <w:color w:val="595959" w:themeColor="text1" w:themeTint="A6"/>
              <w:sz w:val="18"/>
            </w:rPr>
          </w:pPr>
        </w:p>
      </w:tc>
    </w:tr>
    <w:tr w:rsidR="00FD6262" w14:paraId="6A6B0073"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78704F" w14:textId="77777777" w:rsidR="00FD6262" w:rsidRPr="00AD5347" w:rsidRDefault="00FD6262" w:rsidP="00326D7A">
              <w:pPr>
                <w:pStyle w:val="Footer"/>
                <w:rPr>
                  <w:caps/>
                  <w:color w:val="000000" w:themeColor="text1"/>
                  <w:sz w:val="18"/>
                  <w:szCs w:val="18"/>
                </w:rPr>
              </w:pPr>
              <w:r>
                <w:rPr>
                  <w:caps/>
                  <w:color w:val="000000" w:themeColor="text1"/>
                  <w:sz w:val="18"/>
                  <w:szCs w:val="18"/>
                </w:rPr>
                <w:t>Hồ Nguyễn Phú Long_B1310417</w:t>
              </w:r>
            </w:p>
          </w:tc>
        </w:sdtContent>
      </w:sdt>
      <w:tc>
        <w:tcPr>
          <w:tcW w:w="4674" w:type="dxa"/>
          <w:shd w:val="clear" w:color="auto" w:fill="auto"/>
          <w:vAlign w:val="center"/>
        </w:tcPr>
        <w:p w14:paraId="2B79602A" w14:textId="70082260" w:rsidR="00FD6262" w:rsidRPr="00AD5347" w:rsidRDefault="00FD6262">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480C89">
            <w:rPr>
              <w:caps/>
              <w:noProof/>
              <w:color w:val="000000" w:themeColor="text1"/>
              <w:sz w:val="18"/>
              <w:szCs w:val="18"/>
            </w:rPr>
            <w:t>48</w:t>
          </w:r>
          <w:r w:rsidRPr="00AD5347">
            <w:rPr>
              <w:caps/>
              <w:noProof/>
              <w:color w:val="000000" w:themeColor="text1"/>
              <w:sz w:val="18"/>
              <w:szCs w:val="18"/>
            </w:rPr>
            <w:fldChar w:fldCharType="end"/>
          </w:r>
        </w:p>
      </w:tc>
    </w:tr>
  </w:tbl>
  <w:p w14:paraId="25FD29C6" w14:textId="77777777" w:rsidR="00FD6262" w:rsidRDefault="00FD626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18A67" w14:textId="77777777" w:rsidR="00C66169" w:rsidRDefault="00C66169">
      <w:r>
        <w:separator/>
      </w:r>
    </w:p>
  </w:footnote>
  <w:footnote w:type="continuationSeparator" w:id="0">
    <w:p w14:paraId="5F9EB3BE" w14:textId="77777777" w:rsidR="00C66169" w:rsidRDefault="00C661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9684B" w14:textId="77777777" w:rsidR="00FD6262" w:rsidRPr="00B15D96" w:rsidRDefault="00FD6262" w:rsidP="00B15D9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16040" w14:textId="77777777" w:rsidR="00FD6262" w:rsidRDefault="00FD6262" w:rsidP="00AD1EDF">
    <w:pPr>
      <w:jc w:val="left"/>
      <w:rPr>
        <w:color w:val="000000" w:themeColor="text1"/>
        <w:sz w:val="20"/>
        <w:szCs w:val="20"/>
      </w:rPr>
    </w:pPr>
    <w:r>
      <w:rPr>
        <w:color w:val="000000" w:themeColor="text1"/>
        <w:sz w:val="20"/>
        <w:szCs w:val="20"/>
      </w:rPr>
      <w:t xml:space="preserve">Đề tài: Trợ lý ảo phục vụ công tác theo dõi các gói thầu              </w:t>
    </w:r>
  </w:p>
  <w:p w14:paraId="6727EC46" w14:textId="6702CA22" w:rsidR="00FD6262" w:rsidRDefault="00FD6262" w:rsidP="00AD1EDF">
    <w:pPr>
      <w:jc w:val="left"/>
      <w:rPr>
        <w:b/>
        <w:color w:val="000000" w:themeColor="text1"/>
        <w:sz w:val="20"/>
        <w:szCs w:val="20"/>
      </w:rPr>
    </w:pPr>
    <w:r>
      <w:rPr>
        <w:color w:val="000000" w:themeColor="text1"/>
        <w:sz w:val="20"/>
        <w:szCs w:val="20"/>
      </w:rPr>
      <w:t xml:space="preserve">    </w:t>
    </w:r>
    <w:r>
      <w:rPr>
        <w:b/>
        <w:color w:val="000000" w:themeColor="text1"/>
        <w:sz w:val="20"/>
        <w:szCs w:val="20"/>
      </w:rPr>
      <w:t xml:space="preserve"> </w:t>
    </w:r>
  </w:p>
  <w:p w14:paraId="01A0216F" w14:textId="19AE6FA6" w:rsidR="00FD6262" w:rsidRPr="00A42452" w:rsidRDefault="00FD6262">
    <w:pPr>
      <w:rPr>
        <w:b/>
        <w:color w:val="000000" w:themeColor="text1"/>
        <w:sz w:val="20"/>
        <w:szCs w:val="20"/>
      </w:rPr>
    </w:pPr>
    <w:r>
      <w:rPr>
        <w:b/>
        <w:noProof/>
        <w:color w:val="000000" w:themeColor="text1"/>
        <w:sz w:val="20"/>
        <w:szCs w:val="20"/>
        <w:lang w:val="vi-VN" w:eastAsia="vi-VN"/>
      </w:rPr>
      <mc:AlternateContent>
        <mc:Choice Requires="wps">
          <w:drawing>
            <wp:anchor distT="0" distB="0" distL="114300" distR="114300" simplePos="0" relativeHeight="251659264" behindDoc="0" locked="0" layoutInCell="1" allowOverlap="1" wp14:anchorId="7D6C5E60" wp14:editId="0958407B">
              <wp:simplePos x="0" y="0"/>
              <wp:positionH relativeFrom="column">
                <wp:posOffset>12065</wp:posOffset>
              </wp:positionH>
              <wp:positionV relativeFrom="paragraph">
                <wp:posOffset>71755</wp:posOffset>
              </wp:positionV>
              <wp:extent cx="5567045" cy="14605"/>
              <wp:effectExtent l="0" t="0" r="20955" b="36195"/>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7045" cy="14605"/>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rect w14:anchorId="3F1EBF3F" id="Rectangle_x0020_11" o:spid="_x0000_s1026" style="position:absolute;margin-left:.95pt;margin-top:5.65pt;width:438.3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" fillcolor="#7f7f7f [1612]" strokecolor="#7f7f7f [1612]" strokeweight="2pt">
              <v:path arrowok="t"/>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17A5536"/>
    <w:multiLevelType w:val="hybridMultilevel"/>
    <w:tmpl w:val="B274A4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0082F45"/>
    <w:multiLevelType w:val="multilevel"/>
    <w:tmpl w:val="AD8C731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C820F7"/>
    <w:multiLevelType w:val="hybridMultilevel"/>
    <w:tmpl w:val="950A3B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C61626"/>
    <w:multiLevelType w:val="hybridMultilevel"/>
    <w:tmpl w:val="BE7E5D26"/>
    <w:lvl w:ilvl="0" w:tplc="042A0001">
      <w:start w:val="1"/>
      <w:numFmt w:val="bullet"/>
      <w:lvlText w:val=""/>
      <w:lvlJc w:val="left"/>
      <w:pPr>
        <w:ind w:left="2114" w:hanging="360"/>
      </w:pPr>
      <w:rPr>
        <w:rFonts w:ascii="Symbol" w:hAnsi="Symbol" w:hint="default"/>
      </w:rPr>
    </w:lvl>
    <w:lvl w:ilvl="1" w:tplc="042A0003" w:tentative="1">
      <w:start w:val="1"/>
      <w:numFmt w:val="bullet"/>
      <w:lvlText w:val="o"/>
      <w:lvlJc w:val="left"/>
      <w:pPr>
        <w:ind w:left="2834" w:hanging="360"/>
      </w:pPr>
      <w:rPr>
        <w:rFonts w:ascii="Courier New" w:hAnsi="Courier New" w:cs="Courier New" w:hint="default"/>
      </w:rPr>
    </w:lvl>
    <w:lvl w:ilvl="2" w:tplc="042A0005" w:tentative="1">
      <w:start w:val="1"/>
      <w:numFmt w:val="bullet"/>
      <w:lvlText w:val=""/>
      <w:lvlJc w:val="left"/>
      <w:pPr>
        <w:ind w:left="3554" w:hanging="360"/>
      </w:pPr>
      <w:rPr>
        <w:rFonts w:ascii="Wingdings" w:hAnsi="Wingdings" w:hint="default"/>
      </w:rPr>
    </w:lvl>
    <w:lvl w:ilvl="3" w:tplc="042A0001" w:tentative="1">
      <w:start w:val="1"/>
      <w:numFmt w:val="bullet"/>
      <w:lvlText w:val=""/>
      <w:lvlJc w:val="left"/>
      <w:pPr>
        <w:ind w:left="4274" w:hanging="360"/>
      </w:pPr>
      <w:rPr>
        <w:rFonts w:ascii="Symbol" w:hAnsi="Symbol" w:hint="default"/>
      </w:rPr>
    </w:lvl>
    <w:lvl w:ilvl="4" w:tplc="042A0003" w:tentative="1">
      <w:start w:val="1"/>
      <w:numFmt w:val="bullet"/>
      <w:lvlText w:val="o"/>
      <w:lvlJc w:val="left"/>
      <w:pPr>
        <w:ind w:left="4994" w:hanging="360"/>
      </w:pPr>
      <w:rPr>
        <w:rFonts w:ascii="Courier New" w:hAnsi="Courier New" w:cs="Courier New" w:hint="default"/>
      </w:rPr>
    </w:lvl>
    <w:lvl w:ilvl="5" w:tplc="042A0005" w:tentative="1">
      <w:start w:val="1"/>
      <w:numFmt w:val="bullet"/>
      <w:lvlText w:val=""/>
      <w:lvlJc w:val="left"/>
      <w:pPr>
        <w:ind w:left="5714" w:hanging="360"/>
      </w:pPr>
      <w:rPr>
        <w:rFonts w:ascii="Wingdings" w:hAnsi="Wingdings" w:hint="default"/>
      </w:rPr>
    </w:lvl>
    <w:lvl w:ilvl="6" w:tplc="042A0001" w:tentative="1">
      <w:start w:val="1"/>
      <w:numFmt w:val="bullet"/>
      <w:lvlText w:val=""/>
      <w:lvlJc w:val="left"/>
      <w:pPr>
        <w:ind w:left="6434" w:hanging="360"/>
      </w:pPr>
      <w:rPr>
        <w:rFonts w:ascii="Symbol" w:hAnsi="Symbol" w:hint="default"/>
      </w:rPr>
    </w:lvl>
    <w:lvl w:ilvl="7" w:tplc="042A0003" w:tentative="1">
      <w:start w:val="1"/>
      <w:numFmt w:val="bullet"/>
      <w:lvlText w:val="o"/>
      <w:lvlJc w:val="left"/>
      <w:pPr>
        <w:ind w:left="7154" w:hanging="360"/>
      </w:pPr>
      <w:rPr>
        <w:rFonts w:ascii="Courier New" w:hAnsi="Courier New" w:cs="Courier New" w:hint="default"/>
      </w:rPr>
    </w:lvl>
    <w:lvl w:ilvl="8" w:tplc="042A0005" w:tentative="1">
      <w:start w:val="1"/>
      <w:numFmt w:val="bullet"/>
      <w:lvlText w:val=""/>
      <w:lvlJc w:val="left"/>
      <w:pPr>
        <w:ind w:left="7874" w:hanging="360"/>
      </w:pPr>
      <w:rPr>
        <w:rFonts w:ascii="Wingdings" w:hAnsi="Wingdings" w:hint="default"/>
      </w:rPr>
    </w:lvl>
  </w:abstractNum>
  <w:abstractNum w:abstractNumId="5" w15:restartNumberingAfterBreak="0">
    <w:nsid w:val="1A5261D4"/>
    <w:multiLevelType w:val="multilevel"/>
    <w:tmpl w:val="A24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E4C4F"/>
    <w:multiLevelType w:val="hybridMultilevel"/>
    <w:tmpl w:val="377AAD94"/>
    <w:lvl w:ilvl="0" w:tplc="042A0001">
      <w:start w:val="1"/>
      <w:numFmt w:val="bullet"/>
      <w:lvlText w:val=""/>
      <w:lvlJc w:val="left"/>
      <w:pPr>
        <w:ind w:left="750" w:hanging="360"/>
      </w:pPr>
      <w:rPr>
        <w:rFonts w:ascii="Symbol" w:hAnsi="Symbol" w:hint="default"/>
      </w:rPr>
    </w:lvl>
    <w:lvl w:ilvl="1" w:tplc="042A0003">
      <w:start w:val="1"/>
      <w:numFmt w:val="bullet"/>
      <w:lvlText w:val="o"/>
      <w:lvlJc w:val="left"/>
      <w:pPr>
        <w:ind w:left="1470" w:hanging="360"/>
      </w:pPr>
      <w:rPr>
        <w:rFonts w:ascii="Courier New" w:hAnsi="Courier New" w:cs="Courier New" w:hint="default"/>
      </w:rPr>
    </w:lvl>
    <w:lvl w:ilvl="2" w:tplc="042A0005" w:tentative="1">
      <w:start w:val="1"/>
      <w:numFmt w:val="bullet"/>
      <w:lvlText w:val=""/>
      <w:lvlJc w:val="left"/>
      <w:pPr>
        <w:ind w:left="2190" w:hanging="360"/>
      </w:pPr>
      <w:rPr>
        <w:rFonts w:ascii="Wingdings" w:hAnsi="Wingdings" w:hint="default"/>
      </w:rPr>
    </w:lvl>
    <w:lvl w:ilvl="3" w:tplc="042A0001" w:tentative="1">
      <w:start w:val="1"/>
      <w:numFmt w:val="bullet"/>
      <w:lvlText w:val=""/>
      <w:lvlJc w:val="left"/>
      <w:pPr>
        <w:ind w:left="2910" w:hanging="360"/>
      </w:pPr>
      <w:rPr>
        <w:rFonts w:ascii="Symbol" w:hAnsi="Symbol" w:hint="default"/>
      </w:rPr>
    </w:lvl>
    <w:lvl w:ilvl="4" w:tplc="042A0003" w:tentative="1">
      <w:start w:val="1"/>
      <w:numFmt w:val="bullet"/>
      <w:lvlText w:val="o"/>
      <w:lvlJc w:val="left"/>
      <w:pPr>
        <w:ind w:left="3630" w:hanging="360"/>
      </w:pPr>
      <w:rPr>
        <w:rFonts w:ascii="Courier New" w:hAnsi="Courier New" w:cs="Courier New" w:hint="default"/>
      </w:rPr>
    </w:lvl>
    <w:lvl w:ilvl="5" w:tplc="042A0005" w:tentative="1">
      <w:start w:val="1"/>
      <w:numFmt w:val="bullet"/>
      <w:lvlText w:val=""/>
      <w:lvlJc w:val="left"/>
      <w:pPr>
        <w:ind w:left="4350" w:hanging="360"/>
      </w:pPr>
      <w:rPr>
        <w:rFonts w:ascii="Wingdings" w:hAnsi="Wingdings" w:hint="default"/>
      </w:rPr>
    </w:lvl>
    <w:lvl w:ilvl="6" w:tplc="042A0001" w:tentative="1">
      <w:start w:val="1"/>
      <w:numFmt w:val="bullet"/>
      <w:lvlText w:val=""/>
      <w:lvlJc w:val="left"/>
      <w:pPr>
        <w:ind w:left="5070" w:hanging="360"/>
      </w:pPr>
      <w:rPr>
        <w:rFonts w:ascii="Symbol" w:hAnsi="Symbol" w:hint="default"/>
      </w:rPr>
    </w:lvl>
    <w:lvl w:ilvl="7" w:tplc="042A0003" w:tentative="1">
      <w:start w:val="1"/>
      <w:numFmt w:val="bullet"/>
      <w:lvlText w:val="o"/>
      <w:lvlJc w:val="left"/>
      <w:pPr>
        <w:ind w:left="5790" w:hanging="360"/>
      </w:pPr>
      <w:rPr>
        <w:rFonts w:ascii="Courier New" w:hAnsi="Courier New" w:cs="Courier New" w:hint="default"/>
      </w:rPr>
    </w:lvl>
    <w:lvl w:ilvl="8" w:tplc="042A0005" w:tentative="1">
      <w:start w:val="1"/>
      <w:numFmt w:val="bullet"/>
      <w:lvlText w:val=""/>
      <w:lvlJc w:val="left"/>
      <w:pPr>
        <w:ind w:left="6510" w:hanging="360"/>
      </w:pPr>
      <w:rPr>
        <w:rFonts w:ascii="Wingdings" w:hAnsi="Wingdings" w:hint="default"/>
      </w:rPr>
    </w:lvl>
  </w:abstractNum>
  <w:abstractNum w:abstractNumId="7" w15:restartNumberingAfterBreak="0">
    <w:nsid w:val="1DF153EB"/>
    <w:multiLevelType w:val="hybridMultilevel"/>
    <w:tmpl w:val="6264F52C"/>
    <w:lvl w:ilvl="0" w:tplc="042A0001">
      <w:start w:val="1"/>
      <w:numFmt w:val="bullet"/>
      <w:lvlText w:val=""/>
      <w:lvlJc w:val="left"/>
      <w:pPr>
        <w:ind w:left="2175" w:hanging="360"/>
      </w:pPr>
      <w:rPr>
        <w:rFonts w:ascii="Symbol" w:hAnsi="Symbol" w:hint="default"/>
      </w:rPr>
    </w:lvl>
    <w:lvl w:ilvl="1" w:tplc="042A0003" w:tentative="1">
      <w:start w:val="1"/>
      <w:numFmt w:val="bullet"/>
      <w:lvlText w:val="o"/>
      <w:lvlJc w:val="left"/>
      <w:pPr>
        <w:ind w:left="2895" w:hanging="360"/>
      </w:pPr>
      <w:rPr>
        <w:rFonts w:ascii="Courier New" w:hAnsi="Courier New" w:cs="Courier New" w:hint="default"/>
      </w:rPr>
    </w:lvl>
    <w:lvl w:ilvl="2" w:tplc="042A0005" w:tentative="1">
      <w:start w:val="1"/>
      <w:numFmt w:val="bullet"/>
      <w:lvlText w:val=""/>
      <w:lvlJc w:val="left"/>
      <w:pPr>
        <w:ind w:left="3615" w:hanging="360"/>
      </w:pPr>
      <w:rPr>
        <w:rFonts w:ascii="Wingdings" w:hAnsi="Wingdings" w:hint="default"/>
      </w:rPr>
    </w:lvl>
    <w:lvl w:ilvl="3" w:tplc="042A0001" w:tentative="1">
      <w:start w:val="1"/>
      <w:numFmt w:val="bullet"/>
      <w:lvlText w:val=""/>
      <w:lvlJc w:val="left"/>
      <w:pPr>
        <w:ind w:left="4335" w:hanging="360"/>
      </w:pPr>
      <w:rPr>
        <w:rFonts w:ascii="Symbol" w:hAnsi="Symbol" w:hint="default"/>
      </w:rPr>
    </w:lvl>
    <w:lvl w:ilvl="4" w:tplc="042A0003" w:tentative="1">
      <w:start w:val="1"/>
      <w:numFmt w:val="bullet"/>
      <w:lvlText w:val="o"/>
      <w:lvlJc w:val="left"/>
      <w:pPr>
        <w:ind w:left="5055" w:hanging="360"/>
      </w:pPr>
      <w:rPr>
        <w:rFonts w:ascii="Courier New" w:hAnsi="Courier New" w:cs="Courier New" w:hint="default"/>
      </w:rPr>
    </w:lvl>
    <w:lvl w:ilvl="5" w:tplc="042A0005" w:tentative="1">
      <w:start w:val="1"/>
      <w:numFmt w:val="bullet"/>
      <w:lvlText w:val=""/>
      <w:lvlJc w:val="left"/>
      <w:pPr>
        <w:ind w:left="5775" w:hanging="360"/>
      </w:pPr>
      <w:rPr>
        <w:rFonts w:ascii="Wingdings" w:hAnsi="Wingdings" w:hint="default"/>
      </w:rPr>
    </w:lvl>
    <w:lvl w:ilvl="6" w:tplc="042A0001" w:tentative="1">
      <w:start w:val="1"/>
      <w:numFmt w:val="bullet"/>
      <w:lvlText w:val=""/>
      <w:lvlJc w:val="left"/>
      <w:pPr>
        <w:ind w:left="6495" w:hanging="360"/>
      </w:pPr>
      <w:rPr>
        <w:rFonts w:ascii="Symbol" w:hAnsi="Symbol" w:hint="default"/>
      </w:rPr>
    </w:lvl>
    <w:lvl w:ilvl="7" w:tplc="042A0003" w:tentative="1">
      <w:start w:val="1"/>
      <w:numFmt w:val="bullet"/>
      <w:lvlText w:val="o"/>
      <w:lvlJc w:val="left"/>
      <w:pPr>
        <w:ind w:left="7215" w:hanging="360"/>
      </w:pPr>
      <w:rPr>
        <w:rFonts w:ascii="Courier New" w:hAnsi="Courier New" w:cs="Courier New" w:hint="default"/>
      </w:rPr>
    </w:lvl>
    <w:lvl w:ilvl="8" w:tplc="042A0005" w:tentative="1">
      <w:start w:val="1"/>
      <w:numFmt w:val="bullet"/>
      <w:lvlText w:val=""/>
      <w:lvlJc w:val="left"/>
      <w:pPr>
        <w:ind w:left="7935" w:hanging="360"/>
      </w:pPr>
      <w:rPr>
        <w:rFonts w:ascii="Wingdings" w:hAnsi="Wingdings" w:hint="default"/>
      </w:rPr>
    </w:lvl>
  </w:abstractNum>
  <w:abstractNum w:abstractNumId="8" w15:restartNumberingAfterBreak="0">
    <w:nsid w:val="206747F5"/>
    <w:multiLevelType w:val="multilevel"/>
    <w:tmpl w:val="8B524B6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DBF2769"/>
    <w:multiLevelType w:val="hybridMultilevel"/>
    <w:tmpl w:val="4A90FAAC"/>
    <w:lvl w:ilvl="0" w:tplc="BF3E5F3E">
      <w:start w:val="5"/>
      <w:numFmt w:val="bullet"/>
      <w:lvlText w:val="-"/>
      <w:lvlJc w:val="left"/>
      <w:pPr>
        <w:ind w:left="75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0CC356B"/>
    <w:multiLevelType w:val="multilevel"/>
    <w:tmpl w:val="EA7AD2B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1A4966"/>
    <w:multiLevelType w:val="hybridMultilevel"/>
    <w:tmpl w:val="457AE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5F810AD"/>
    <w:multiLevelType w:val="hybridMultilevel"/>
    <w:tmpl w:val="890AA950"/>
    <w:lvl w:ilvl="0" w:tplc="7FAA40E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6C95632"/>
    <w:multiLevelType w:val="hybridMultilevel"/>
    <w:tmpl w:val="14EE3358"/>
    <w:lvl w:ilvl="0" w:tplc="0DD02F9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C7E3654"/>
    <w:multiLevelType w:val="hybridMultilevel"/>
    <w:tmpl w:val="FB56AF9A"/>
    <w:lvl w:ilvl="0" w:tplc="042A0001">
      <w:start w:val="1"/>
      <w:numFmt w:val="bullet"/>
      <w:lvlText w:val=""/>
      <w:lvlJc w:val="left"/>
      <w:pPr>
        <w:ind w:left="2114" w:hanging="360"/>
      </w:pPr>
      <w:rPr>
        <w:rFonts w:ascii="Symbol" w:hAnsi="Symbol" w:hint="default"/>
      </w:rPr>
    </w:lvl>
    <w:lvl w:ilvl="1" w:tplc="042A0003" w:tentative="1">
      <w:start w:val="1"/>
      <w:numFmt w:val="bullet"/>
      <w:lvlText w:val="o"/>
      <w:lvlJc w:val="left"/>
      <w:pPr>
        <w:ind w:left="2834" w:hanging="360"/>
      </w:pPr>
      <w:rPr>
        <w:rFonts w:ascii="Courier New" w:hAnsi="Courier New" w:cs="Courier New" w:hint="default"/>
      </w:rPr>
    </w:lvl>
    <w:lvl w:ilvl="2" w:tplc="042A0005" w:tentative="1">
      <w:start w:val="1"/>
      <w:numFmt w:val="bullet"/>
      <w:lvlText w:val=""/>
      <w:lvlJc w:val="left"/>
      <w:pPr>
        <w:ind w:left="3554" w:hanging="360"/>
      </w:pPr>
      <w:rPr>
        <w:rFonts w:ascii="Wingdings" w:hAnsi="Wingdings" w:hint="default"/>
      </w:rPr>
    </w:lvl>
    <w:lvl w:ilvl="3" w:tplc="042A0001" w:tentative="1">
      <w:start w:val="1"/>
      <w:numFmt w:val="bullet"/>
      <w:lvlText w:val=""/>
      <w:lvlJc w:val="left"/>
      <w:pPr>
        <w:ind w:left="4274" w:hanging="360"/>
      </w:pPr>
      <w:rPr>
        <w:rFonts w:ascii="Symbol" w:hAnsi="Symbol" w:hint="default"/>
      </w:rPr>
    </w:lvl>
    <w:lvl w:ilvl="4" w:tplc="042A0003" w:tentative="1">
      <w:start w:val="1"/>
      <w:numFmt w:val="bullet"/>
      <w:lvlText w:val="o"/>
      <w:lvlJc w:val="left"/>
      <w:pPr>
        <w:ind w:left="4994" w:hanging="360"/>
      </w:pPr>
      <w:rPr>
        <w:rFonts w:ascii="Courier New" w:hAnsi="Courier New" w:cs="Courier New" w:hint="default"/>
      </w:rPr>
    </w:lvl>
    <w:lvl w:ilvl="5" w:tplc="042A0005" w:tentative="1">
      <w:start w:val="1"/>
      <w:numFmt w:val="bullet"/>
      <w:lvlText w:val=""/>
      <w:lvlJc w:val="left"/>
      <w:pPr>
        <w:ind w:left="5714" w:hanging="360"/>
      </w:pPr>
      <w:rPr>
        <w:rFonts w:ascii="Wingdings" w:hAnsi="Wingdings" w:hint="default"/>
      </w:rPr>
    </w:lvl>
    <w:lvl w:ilvl="6" w:tplc="042A0001" w:tentative="1">
      <w:start w:val="1"/>
      <w:numFmt w:val="bullet"/>
      <w:lvlText w:val=""/>
      <w:lvlJc w:val="left"/>
      <w:pPr>
        <w:ind w:left="6434" w:hanging="360"/>
      </w:pPr>
      <w:rPr>
        <w:rFonts w:ascii="Symbol" w:hAnsi="Symbol" w:hint="default"/>
      </w:rPr>
    </w:lvl>
    <w:lvl w:ilvl="7" w:tplc="042A0003" w:tentative="1">
      <w:start w:val="1"/>
      <w:numFmt w:val="bullet"/>
      <w:lvlText w:val="o"/>
      <w:lvlJc w:val="left"/>
      <w:pPr>
        <w:ind w:left="7154" w:hanging="360"/>
      </w:pPr>
      <w:rPr>
        <w:rFonts w:ascii="Courier New" w:hAnsi="Courier New" w:cs="Courier New" w:hint="default"/>
      </w:rPr>
    </w:lvl>
    <w:lvl w:ilvl="8" w:tplc="042A0005" w:tentative="1">
      <w:start w:val="1"/>
      <w:numFmt w:val="bullet"/>
      <w:lvlText w:val=""/>
      <w:lvlJc w:val="left"/>
      <w:pPr>
        <w:ind w:left="7874" w:hanging="360"/>
      </w:pPr>
      <w:rPr>
        <w:rFonts w:ascii="Wingdings" w:hAnsi="Wingdings" w:hint="default"/>
      </w:rPr>
    </w:lvl>
  </w:abstractNum>
  <w:abstractNum w:abstractNumId="15" w15:restartNumberingAfterBreak="0">
    <w:nsid w:val="4D6A2DBC"/>
    <w:multiLevelType w:val="hybridMultilevel"/>
    <w:tmpl w:val="A528628C"/>
    <w:lvl w:ilvl="0" w:tplc="25BE6E62">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E2D6BD3"/>
    <w:multiLevelType w:val="hybridMultilevel"/>
    <w:tmpl w:val="E48EC7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0807ACE"/>
    <w:multiLevelType w:val="hybridMultilevel"/>
    <w:tmpl w:val="64BE4E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5E91EB9"/>
    <w:multiLevelType w:val="multilevel"/>
    <w:tmpl w:val="93F6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E67F4"/>
    <w:multiLevelType w:val="hybridMultilevel"/>
    <w:tmpl w:val="3C785A40"/>
    <w:lvl w:ilvl="0" w:tplc="3D96F20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87A0B21"/>
    <w:multiLevelType w:val="hybridMultilevel"/>
    <w:tmpl w:val="BCBE6386"/>
    <w:lvl w:ilvl="0" w:tplc="042A0009">
      <w:start w:val="1"/>
      <w:numFmt w:val="bullet"/>
      <w:lvlText w:val=""/>
      <w:lvlJc w:val="left"/>
      <w:pPr>
        <w:ind w:left="1394" w:hanging="360"/>
      </w:pPr>
      <w:rPr>
        <w:rFonts w:ascii="Wingdings" w:hAnsi="Wingdings" w:hint="default"/>
      </w:rPr>
    </w:lvl>
    <w:lvl w:ilvl="1" w:tplc="042A0003" w:tentative="1">
      <w:start w:val="1"/>
      <w:numFmt w:val="bullet"/>
      <w:lvlText w:val="o"/>
      <w:lvlJc w:val="left"/>
      <w:pPr>
        <w:ind w:left="2114" w:hanging="360"/>
      </w:pPr>
      <w:rPr>
        <w:rFonts w:ascii="Courier New" w:hAnsi="Courier New" w:cs="Courier New" w:hint="default"/>
      </w:rPr>
    </w:lvl>
    <w:lvl w:ilvl="2" w:tplc="042A0005" w:tentative="1">
      <w:start w:val="1"/>
      <w:numFmt w:val="bullet"/>
      <w:lvlText w:val=""/>
      <w:lvlJc w:val="left"/>
      <w:pPr>
        <w:ind w:left="2834" w:hanging="360"/>
      </w:pPr>
      <w:rPr>
        <w:rFonts w:ascii="Wingdings" w:hAnsi="Wingdings" w:hint="default"/>
      </w:rPr>
    </w:lvl>
    <w:lvl w:ilvl="3" w:tplc="042A0001" w:tentative="1">
      <w:start w:val="1"/>
      <w:numFmt w:val="bullet"/>
      <w:lvlText w:val=""/>
      <w:lvlJc w:val="left"/>
      <w:pPr>
        <w:ind w:left="3554" w:hanging="360"/>
      </w:pPr>
      <w:rPr>
        <w:rFonts w:ascii="Symbol" w:hAnsi="Symbol" w:hint="default"/>
      </w:rPr>
    </w:lvl>
    <w:lvl w:ilvl="4" w:tplc="042A0003" w:tentative="1">
      <w:start w:val="1"/>
      <w:numFmt w:val="bullet"/>
      <w:lvlText w:val="o"/>
      <w:lvlJc w:val="left"/>
      <w:pPr>
        <w:ind w:left="4274" w:hanging="360"/>
      </w:pPr>
      <w:rPr>
        <w:rFonts w:ascii="Courier New" w:hAnsi="Courier New" w:cs="Courier New" w:hint="default"/>
      </w:rPr>
    </w:lvl>
    <w:lvl w:ilvl="5" w:tplc="042A0005" w:tentative="1">
      <w:start w:val="1"/>
      <w:numFmt w:val="bullet"/>
      <w:lvlText w:val=""/>
      <w:lvlJc w:val="left"/>
      <w:pPr>
        <w:ind w:left="4994" w:hanging="360"/>
      </w:pPr>
      <w:rPr>
        <w:rFonts w:ascii="Wingdings" w:hAnsi="Wingdings" w:hint="default"/>
      </w:rPr>
    </w:lvl>
    <w:lvl w:ilvl="6" w:tplc="042A0001" w:tentative="1">
      <w:start w:val="1"/>
      <w:numFmt w:val="bullet"/>
      <w:lvlText w:val=""/>
      <w:lvlJc w:val="left"/>
      <w:pPr>
        <w:ind w:left="5714" w:hanging="360"/>
      </w:pPr>
      <w:rPr>
        <w:rFonts w:ascii="Symbol" w:hAnsi="Symbol" w:hint="default"/>
      </w:rPr>
    </w:lvl>
    <w:lvl w:ilvl="7" w:tplc="042A0003" w:tentative="1">
      <w:start w:val="1"/>
      <w:numFmt w:val="bullet"/>
      <w:lvlText w:val="o"/>
      <w:lvlJc w:val="left"/>
      <w:pPr>
        <w:ind w:left="6434" w:hanging="360"/>
      </w:pPr>
      <w:rPr>
        <w:rFonts w:ascii="Courier New" w:hAnsi="Courier New" w:cs="Courier New" w:hint="default"/>
      </w:rPr>
    </w:lvl>
    <w:lvl w:ilvl="8" w:tplc="042A0005" w:tentative="1">
      <w:start w:val="1"/>
      <w:numFmt w:val="bullet"/>
      <w:lvlText w:val=""/>
      <w:lvlJc w:val="left"/>
      <w:pPr>
        <w:ind w:left="7154" w:hanging="360"/>
      </w:pPr>
      <w:rPr>
        <w:rFonts w:ascii="Wingdings" w:hAnsi="Wingdings" w:hint="default"/>
      </w:rPr>
    </w:lvl>
  </w:abstractNum>
  <w:abstractNum w:abstractNumId="21" w15:restartNumberingAfterBreak="0">
    <w:nsid w:val="59F96F62"/>
    <w:multiLevelType w:val="multilevel"/>
    <w:tmpl w:val="9C30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245A7E"/>
    <w:multiLevelType w:val="hybridMultilevel"/>
    <w:tmpl w:val="25DE3CFC"/>
    <w:lvl w:ilvl="0" w:tplc="BF3E5F3E">
      <w:start w:val="5"/>
      <w:numFmt w:val="bullet"/>
      <w:lvlText w:val="-"/>
      <w:lvlJc w:val="left"/>
      <w:pPr>
        <w:ind w:left="750" w:hanging="360"/>
      </w:pPr>
      <w:rPr>
        <w:rFonts w:ascii="Times New Roman" w:eastAsia="Times New Roman" w:hAnsi="Times New Roman" w:cs="Times New Roman" w:hint="default"/>
      </w:rPr>
    </w:lvl>
    <w:lvl w:ilvl="1" w:tplc="042A0003" w:tentative="1">
      <w:start w:val="1"/>
      <w:numFmt w:val="bullet"/>
      <w:lvlText w:val="o"/>
      <w:lvlJc w:val="left"/>
      <w:pPr>
        <w:ind w:left="1470" w:hanging="360"/>
      </w:pPr>
      <w:rPr>
        <w:rFonts w:ascii="Courier New" w:hAnsi="Courier New" w:cs="Courier New" w:hint="default"/>
      </w:rPr>
    </w:lvl>
    <w:lvl w:ilvl="2" w:tplc="042A0005" w:tentative="1">
      <w:start w:val="1"/>
      <w:numFmt w:val="bullet"/>
      <w:lvlText w:val=""/>
      <w:lvlJc w:val="left"/>
      <w:pPr>
        <w:ind w:left="2190" w:hanging="360"/>
      </w:pPr>
      <w:rPr>
        <w:rFonts w:ascii="Wingdings" w:hAnsi="Wingdings" w:hint="default"/>
      </w:rPr>
    </w:lvl>
    <w:lvl w:ilvl="3" w:tplc="042A0001" w:tentative="1">
      <w:start w:val="1"/>
      <w:numFmt w:val="bullet"/>
      <w:lvlText w:val=""/>
      <w:lvlJc w:val="left"/>
      <w:pPr>
        <w:ind w:left="2910" w:hanging="360"/>
      </w:pPr>
      <w:rPr>
        <w:rFonts w:ascii="Symbol" w:hAnsi="Symbol" w:hint="default"/>
      </w:rPr>
    </w:lvl>
    <w:lvl w:ilvl="4" w:tplc="042A0003" w:tentative="1">
      <w:start w:val="1"/>
      <w:numFmt w:val="bullet"/>
      <w:lvlText w:val="o"/>
      <w:lvlJc w:val="left"/>
      <w:pPr>
        <w:ind w:left="3630" w:hanging="360"/>
      </w:pPr>
      <w:rPr>
        <w:rFonts w:ascii="Courier New" w:hAnsi="Courier New" w:cs="Courier New" w:hint="default"/>
      </w:rPr>
    </w:lvl>
    <w:lvl w:ilvl="5" w:tplc="042A0005" w:tentative="1">
      <w:start w:val="1"/>
      <w:numFmt w:val="bullet"/>
      <w:lvlText w:val=""/>
      <w:lvlJc w:val="left"/>
      <w:pPr>
        <w:ind w:left="4350" w:hanging="360"/>
      </w:pPr>
      <w:rPr>
        <w:rFonts w:ascii="Wingdings" w:hAnsi="Wingdings" w:hint="default"/>
      </w:rPr>
    </w:lvl>
    <w:lvl w:ilvl="6" w:tplc="042A0001" w:tentative="1">
      <w:start w:val="1"/>
      <w:numFmt w:val="bullet"/>
      <w:lvlText w:val=""/>
      <w:lvlJc w:val="left"/>
      <w:pPr>
        <w:ind w:left="5070" w:hanging="360"/>
      </w:pPr>
      <w:rPr>
        <w:rFonts w:ascii="Symbol" w:hAnsi="Symbol" w:hint="default"/>
      </w:rPr>
    </w:lvl>
    <w:lvl w:ilvl="7" w:tplc="042A0003" w:tentative="1">
      <w:start w:val="1"/>
      <w:numFmt w:val="bullet"/>
      <w:lvlText w:val="o"/>
      <w:lvlJc w:val="left"/>
      <w:pPr>
        <w:ind w:left="5790" w:hanging="360"/>
      </w:pPr>
      <w:rPr>
        <w:rFonts w:ascii="Courier New" w:hAnsi="Courier New" w:cs="Courier New" w:hint="default"/>
      </w:rPr>
    </w:lvl>
    <w:lvl w:ilvl="8" w:tplc="042A0005" w:tentative="1">
      <w:start w:val="1"/>
      <w:numFmt w:val="bullet"/>
      <w:lvlText w:val=""/>
      <w:lvlJc w:val="left"/>
      <w:pPr>
        <w:ind w:left="6510" w:hanging="360"/>
      </w:pPr>
      <w:rPr>
        <w:rFonts w:ascii="Wingdings" w:hAnsi="Wingdings" w:hint="default"/>
      </w:rPr>
    </w:lvl>
  </w:abstractNum>
  <w:abstractNum w:abstractNumId="23" w15:restartNumberingAfterBreak="0">
    <w:nsid w:val="6285652C"/>
    <w:multiLevelType w:val="multilevel"/>
    <w:tmpl w:val="32ECE1A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78809BA"/>
    <w:multiLevelType w:val="hybridMultilevel"/>
    <w:tmpl w:val="C082ED0A"/>
    <w:lvl w:ilvl="0" w:tplc="25BE6E62">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8695F8E"/>
    <w:multiLevelType w:val="hybridMultilevel"/>
    <w:tmpl w:val="0BD2C3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DFA5238"/>
    <w:multiLevelType w:val="hybridMultilevel"/>
    <w:tmpl w:val="CCCC25FC"/>
    <w:lvl w:ilvl="0" w:tplc="25BE6E62">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F8C15F2"/>
    <w:multiLevelType w:val="hybridMultilevel"/>
    <w:tmpl w:val="30266D44"/>
    <w:lvl w:ilvl="0" w:tplc="25BE6E62">
      <w:start w:val="1"/>
      <w:numFmt w:val="bullet"/>
      <w:lvlText w:val="-"/>
      <w:lvlJc w:val="left"/>
      <w:pPr>
        <w:ind w:left="1287" w:hanging="360"/>
      </w:pPr>
      <w:rPr>
        <w:rFonts w:ascii="Times New Roman" w:eastAsia="MS Mincho"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72074A8E"/>
    <w:multiLevelType w:val="hybridMultilevel"/>
    <w:tmpl w:val="12B611CE"/>
    <w:lvl w:ilvl="0" w:tplc="042A0009">
      <w:start w:val="1"/>
      <w:numFmt w:val="bullet"/>
      <w:lvlText w:val=""/>
      <w:lvlJc w:val="left"/>
      <w:pPr>
        <w:ind w:left="1470" w:hanging="360"/>
      </w:pPr>
      <w:rPr>
        <w:rFonts w:ascii="Wingdings" w:hAnsi="Wingdings"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29" w15:restartNumberingAfterBreak="0">
    <w:nsid w:val="725E6118"/>
    <w:multiLevelType w:val="hybridMultilevel"/>
    <w:tmpl w:val="60FE5740"/>
    <w:lvl w:ilvl="0" w:tplc="042A000F">
      <w:start w:val="1"/>
      <w:numFmt w:val="decimal"/>
      <w:lvlText w:val="%1."/>
      <w:lvlJc w:val="left"/>
      <w:pPr>
        <w:ind w:left="720" w:hanging="360"/>
      </w:pPr>
      <w:rPr>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8EB15F3"/>
    <w:multiLevelType w:val="hybridMultilevel"/>
    <w:tmpl w:val="CE120B7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2"/>
  </w:num>
  <w:num w:numId="4">
    <w:abstractNumId w:val="5"/>
  </w:num>
  <w:num w:numId="5">
    <w:abstractNumId w:val="20"/>
  </w:num>
  <w:num w:numId="6">
    <w:abstractNumId w:val="7"/>
  </w:num>
  <w:num w:numId="7">
    <w:abstractNumId w:val="14"/>
  </w:num>
  <w:num w:numId="8">
    <w:abstractNumId w:val="4"/>
  </w:num>
  <w:num w:numId="9">
    <w:abstractNumId w:val="3"/>
  </w:num>
  <w:num w:numId="10">
    <w:abstractNumId w:val="18"/>
  </w:num>
  <w:num w:numId="11">
    <w:abstractNumId w:val="17"/>
  </w:num>
  <w:num w:numId="12">
    <w:abstractNumId w:val="21"/>
  </w:num>
  <w:num w:numId="13">
    <w:abstractNumId w:val="23"/>
  </w:num>
  <w:num w:numId="14">
    <w:abstractNumId w:val="6"/>
  </w:num>
  <w:num w:numId="15">
    <w:abstractNumId w:val="28"/>
  </w:num>
  <w:num w:numId="16">
    <w:abstractNumId w:val="30"/>
  </w:num>
  <w:num w:numId="17">
    <w:abstractNumId w:val="16"/>
  </w:num>
  <w:num w:numId="18">
    <w:abstractNumId w:val="1"/>
  </w:num>
  <w:num w:numId="19">
    <w:abstractNumId w:val="8"/>
  </w:num>
  <w:num w:numId="20">
    <w:abstractNumId w:val="11"/>
  </w:num>
  <w:num w:numId="21">
    <w:abstractNumId w:val="9"/>
  </w:num>
  <w:num w:numId="22">
    <w:abstractNumId w:val="10"/>
  </w:num>
  <w:num w:numId="23">
    <w:abstractNumId w:val="19"/>
  </w:num>
  <w:num w:numId="24">
    <w:abstractNumId w:val="12"/>
  </w:num>
  <w:num w:numId="25">
    <w:abstractNumId w:val="25"/>
  </w:num>
  <w:num w:numId="26">
    <w:abstractNumId w:val="26"/>
  </w:num>
  <w:num w:numId="27">
    <w:abstractNumId w:val="15"/>
  </w:num>
  <w:num w:numId="28">
    <w:abstractNumId w:val="27"/>
  </w:num>
  <w:num w:numId="29">
    <w:abstractNumId w:val="24"/>
  </w:num>
  <w:num w:numId="30">
    <w:abstractNumId w:val="13"/>
  </w:num>
  <w:num w:numId="31">
    <w:abstractNumId w:val="29"/>
    <w:lvlOverride w:ilvl="0">
      <w:startOverride w:val="1"/>
    </w:lvlOverride>
    <w:lvlOverride w:ilvl="1"/>
    <w:lvlOverride w:ilvl="2"/>
    <w:lvlOverride w:ilvl="3"/>
    <w:lvlOverride w:ilvl="4"/>
    <w:lvlOverride w:ilvl="5"/>
    <w:lvlOverride w:ilvl="6"/>
    <w:lvlOverride w:ilvl="7"/>
    <w:lvlOverride w:ilvl="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Nguyễn Minh Thư">
    <w15:presenceInfo w15:providerId="None" w15:userId="Trần Nguyễn Minh Thư"/>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10C"/>
    <w:rsid w:val="00000E71"/>
    <w:rsid w:val="000010C2"/>
    <w:rsid w:val="00001FE6"/>
    <w:rsid w:val="00002A1C"/>
    <w:rsid w:val="00002FC2"/>
    <w:rsid w:val="000031ED"/>
    <w:rsid w:val="00003AA5"/>
    <w:rsid w:val="00003E34"/>
    <w:rsid w:val="00006271"/>
    <w:rsid w:val="000066B9"/>
    <w:rsid w:val="00006F60"/>
    <w:rsid w:val="00007238"/>
    <w:rsid w:val="00007DAB"/>
    <w:rsid w:val="000106B1"/>
    <w:rsid w:val="00010D16"/>
    <w:rsid w:val="00011C90"/>
    <w:rsid w:val="000122F3"/>
    <w:rsid w:val="000123A4"/>
    <w:rsid w:val="00013A59"/>
    <w:rsid w:val="00014A12"/>
    <w:rsid w:val="0001604D"/>
    <w:rsid w:val="000165BD"/>
    <w:rsid w:val="00017C39"/>
    <w:rsid w:val="00020551"/>
    <w:rsid w:val="0002058D"/>
    <w:rsid w:val="00021120"/>
    <w:rsid w:val="000223C7"/>
    <w:rsid w:val="0002453A"/>
    <w:rsid w:val="000245A1"/>
    <w:rsid w:val="000250C7"/>
    <w:rsid w:val="00025924"/>
    <w:rsid w:val="000262D3"/>
    <w:rsid w:val="00027B36"/>
    <w:rsid w:val="00027F2B"/>
    <w:rsid w:val="0003365F"/>
    <w:rsid w:val="000337DD"/>
    <w:rsid w:val="000379CC"/>
    <w:rsid w:val="00040136"/>
    <w:rsid w:val="0004026D"/>
    <w:rsid w:val="00042559"/>
    <w:rsid w:val="00043842"/>
    <w:rsid w:val="00044317"/>
    <w:rsid w:val="0004558E"/>
    <w:rsid w:val="00047BB1"/>
    <w:rsid w:val="000507F9"/>
    <w:rsid w:val="0005275E"/>
    <w:rsid w:val="00052CFE"/>
    <w:rsid w:val="00052E17"/>
    <w:rsid w:val="000530B5"/>
    <w:rsid w:val="00054CF0"/>
    <w:rsid w:val="000556DC"/>
    <w:rsid w:val="0005614E"/>
    <w:rsid w:val="000570C8"/>
    <w:rsid w:val="00060891"/>
    <w:rsid w:val="0006136E"/>
    <w:rsid w:val="00061539"/>
    <w:rsid w:val="0006159E"/>
    <w:rsid w:val="0006179A"/>
    <w:rsid w:val="00061EDA"/>
    <w:rsid w:val="00062DBB"/>
    <w:rsid w:val="00062FD9"/>
    <w:rsid w:val="000654FB"/>
    <w:rsid w:val="00066421"/>
    <w:rsid w:val="00066E8B"/>
    <w:rsid w:val="00067471"/>
    <w:rsid w:val="000678CD"/>
    <w:rsid w:val="00067FB7"/>
    <w:rsid w:val="00070957"/>
    <w:rsid w:val="00070D12"/>
    <w:rsid w:val="000737D4"/>
    <w:rsid w:val="00073976"/>
    <w:rsid w:val="00074238"/>
    <w:rsid w:val="00074A86"/>
    <w:rsid w:val="000755DA"/>
    <w:rsid w:val="00075B7E"/>
    <w:rsid w:val="00076B0A"/>
    <w:rsid w:val="00076D47"/>
    <w:rsid w:val="00082264"/>
    <w:rsid w:val="00083979"/>
    <w:rsid w:val="00084990"/>
    <w:rsid w:val="00085D92"/>
    <w:rsid w:val="00085F6B"/>
    <w:rsid w:val="00086750"/>
    <w:rsid w:val="00086B99"/>
    <w:rsid w:val="000923D8"/>
    <w:rsid w:val="000929C7"/>
    <w:rsid w:val="00092A6E"/>
    <w:rsid w:val="00094D7B"/>
    <w:rsid w:val="00094E09"/>
    <w:rsid w:val="00094F99"/>
    <w:rsid w:val="00094FA9"/>
    <w:rsid w:val="0009569B"/>
    <w:rsid w:val="00095D01"/>
    <w:rsid w:val="00095DB7"/>
    <w:rsid w:val="00095FD4"/>
    <w:rsid w:val="00096152"/>
    <w:rsid w:val="00096466"/>
    <w:rsid w:val="00097B93"/>
    <w:rsid w:val="000A0EE7"/>
    <w:rsid w:val="000A2067"/>
    <w:rsid w:val="000A28E9"/>
    <w:rsid w:val="000A2E6E"/>
    <w:rsid w:val="000A3729"/>
    <w:rsid w:val="000A62E5"/>
    <w:rsid w:val="000A6594"/>
    <w:rsid w:val="000A6CE0"/>
    <w:rsid w:val="000A7E66"/>
    <w:rsid w:val="000B0E9C"/>
    <w:rsid w:val="000B367E"/>
    <w:rsid w:val="000B5CB0"/>
    <w:rsid w:val="000B6B6E"/>
    <w:rsid w:val="000C0695"/>
    <w:rsid w:val="000C11D6"/>
    <w:rsid w:val="000C4E17"/>
    <w:rsid w:val="000C5505"/>
    <w:rsid w:val="000C6A65"/>
    <w:rsid w:val="000C6BAB"/>
    <w:rsid w:val="000C6F9C"/>
    <w:rsid w:val="000C7216"/>
    <w:rsid w:val="000D03D6"/>
    <w:rsid w:val="000D1282"/>
    <w:rsid w:val="000D1405"/>
    <w:rsid w:val="000D1AB3"/>
    <w:rsid w:val="000D2CC5"/>
    <w:rsid w:val="000D428F"/>
    <w:rsid w:val="000D62F8"/>
    <w:rsid w:val="000D68B4"/>
    <w:rsid w:val="000D70B9"/>
    <w:rsid w:val="000D78C1"/>
    <w:rsid w:val="000E1CEE"/>
    <w:rsid w:val="000E48B6"/>
    <w:rsid w:val="000E69EC"/>
    <w:rsid w:val="000E6AB6"/>
    <w:rsid w:val="000E77B0"/>
    <w:rsid w:val="000E7AE9"/>
    <w:rsid w:val="000E7CE0"/>
    <w:rsid w:val="000F1405"/>
    <w:rsid w:val="000F17CA"/>
    <w:rsid w:val="000F1B44"/>
    <w:rsid w:val="000F202D"/>
    <w:rsid w:val="000F34D1"/>
    <w:rsid w:val="000F5709"/>
    <w:rsid w:val="000F7B7C"/>
    <w:rsid w:val="000F7FF0"/>
    <w:rsid w:val="00100D41"/>
    <w:rsid w:val="00102100"/>
    <w:rsid w:val="00105C99"/>
    <w:rsid w:val="0010696E"/>
    <w:rsid w:val="00106E18"/>
    <w:rsid w:val="00107343"/>
    <w:rsid w:val="00110633"/>
    <w:rsid w:val="00110CA0"/>
    <w:rsid w:val="0011203A"/>
    <w:rsid w:val="0011245D"/>
    <w:rsid w:val="0011335B"/>
    <w:rsid w:val="00113383"/>
    <w:rsid w:val="00114247"/>
    <w:rsid w:val="0011430C"/>
    <w:rsid w:val="0011634F"/>
    <w:rsid w:val="001228C6"/>
    <w:rsid w:val="001228F5"/>
    <w:rsid w:val="0012320A"/>
    <w:rsid w:val="001240E2"/>
    <w:rsid w:val="001240E3"/>
    <w:rsid w:val="0012428A"/>
    <w:rsid w:val="001250CA"/>
    <w:rsid w:val="0012587C"/>
    <w:rsid w:val="00127604"/>
    <w:rsid w:val="00127A4F"/>
    <w:rsid w:val="0013028A"/>
    <w:rsid w:val="00130F0E"/>
    <w:rsid w:val="001331C3"/>
    <w:rsid w:val="00133F55"/>
    <w:rsid w:val="0013606D"/>
    <w:rsid w:val="00137291"/>
    <w:rsid w:val="00140626"/>
    <w:rsid w:val="00140688"/>
    <w:rsid w:val="001412AD"/>
    <w:rsid w:val="0014304C"/>
    <w:rsid w:val="00144376"/>
    <w:rsid w:val="00144F6E"/>
    <w:rsid w:val="0014617F"/>
    <w:rsid w:val="0014626A"/>
    <w:rsid w:val="001469BB"/>
    <w:rsid w:val="00146EDA"/>
    <w:rsid w:val="001506D1"/>
    <w:rsid w:val="001509B1"/>
    <w:rsid w:val="00150A4B"/>
    <w:rsid w:val="001510B9"/>
    <w:rsid w:val="00151596"/>
    <w:rsid w:val="00151957"/>
    <w:rsid w:val="00153D8E"/>
    <w:rsid w:val="00153F64"/>
    <w:rsid w:val="00155B60"/>
    <w:rsid w:val="00156F16"/>
    <w:rsid w:val="0015777C"/>
    <w:rsid w:val="00160E55"/>
    <w:rsid w:val="001615BB"/>
    <w:rsid w:val="0016450B"/>
    <w:rsid w:val="001653FC"/>
    <w:rsid w:val="0017051E"/>
    <w:rsid w:val="00172AEE"/>
    <w:rsid w:val="0017323B"/>
    <w:rsid w:val="00175D7A"/>
    <w:rsid w:val="00176128"/>
    <w:rsid w:val="001772D4"/>
    <w:rsid w:val="001804A7"/>
    <w:rsid w:val="0018116E"/>
    <w:rsid w:val="001814D9"/>
    <w:rsid w:val="001815F4"/>
    <w:rsid w:val="00181F7F"/>
    <w:rsid w:val="00182585"/>
    <w:rsid w:val="0018308F"/>
    <w:rsid w:val="001833C9"/>
    <w:rsid w:val="0018402F"/>
    <w:rsid w:val="00184A71"/>
    <w:rsid w:val="00184CA8"/>
    <w:rsid w:val="00186AE8"/>
    <w:rsid w:val="00186BC5"/>
    <w:rsid w:val="00186C92"/>
    <w:rsid w:val="00186DD6"/>
    <w:rsid w:val="001877DC"/>
    <w:rsid w:val="001878DC"/>
    <w:rsid w:val="00190827"/>
    <w:rsid w:val="00190F18"/>
    <w:rsid w:val="00191769"/>
    <w:rsid w:val="00191CBF"/>
    <w:rsid w:val="00192AC2"/>
    <w:rsid w:val="00193022"/>
    <w:rsid w:val="001958F2"/>
    <w:rsid w:val="00197313"/>
    <w:rsid w:val="00197782"/>
    <w:rsid w:val="001A0004"/>
    <w:rsid w:val="001A1B63"/>
    <w:rsid w:val="001A1F15"/>
    <w:rsid w:val="001A3492"/>
    <w:rsid w:val="001A4478"/>
    <w:rsid w:val="001A485A"/>
    <w:rsid w:val="001A65D6"/>
    <w:rsid w:val="001A7C53"/>
    <w:rsid w:val="001A7EEA"/>
    <w:rsid w:val="001B04BB"/>
    <w:rsid w:val="001B0F21"/>
    <w:rsid w:val="001B10CE"/>
    <w:rsid w:val="001B200A"/>
    <w:rsid w:val="001B2A0A"/>
    <w:rsid w:val="001B2C53"/>
    <w:rsid w:val="001B3315"/>
    <w:rsid w:val="001B43A3"/>
    <w:rsid w:val="001B4F82"/>
    <w:rsid w:val="001B6AFE"/>
    <w:rsid w:val="001B6F50"/>
    <w:rsid w:val="001C342E"/>
    <w:rsid w:val="001C35E5"/>
    <w:rsid w:val="001C4085"/>
    <w:rsid w:val="001C4434"/>
    <w:rsid w:val="001C44B3"/>
    <w:rsid w:val="001C4A9C"/>
    <w:rsid w:val="001C4E89"/>
    <w:rsid w:val="001C5747"/>
    <w:rsid w:val="001C6207"/>
    <w:rsid w:val="001C6D7E"/>
    <w:rsid w:val="001C7CB8"/>
    <w:rsid w:val="001D0649"/>
    <w:rsid w:val="001D0ECE"/>
    <w:rsid w:val="001D0F92"/>
    <w:rsid w:val="001D1949"/>
    <w:rsid w:val="001D26AF"/>
    <w:rsid w:val="001D3B0C"/>
    <w:rsid w:val="001E3B71"/>
    <w:rsid w:val="001E4F67"/>
    <w:rsid w:val="001E518C"/>
    <w:rsid w:val="001E5AE6"/>
    <w:rsid w:val="001E5BA5"/>
    <w:rsid w:val="001E6B49"/>
    <w:rsid w:val="001E7EA3"/>
    <w:rsid w:val="001F347A"/>
    <w:rsid w:val="001F37BB"/>
    <w:rsid w:val="001F4FAF"/>
    <w:rsid w:val="001F5391"/>
    <w:rsid w:val="001F69DB"/>
    <w:rsid w:val="001F6AC8"/>
    <w:rsid w:val="001F72A1"/>
    <w:rsid w:val="001F7608"/>
    <w:rsid w:val="001F781B"/>
    <w:rsid w:val="0020034A"/>
    <w:rsid w:val="002029F1"/>
    <w:rsid w:val="002037DE"/>
    <w:rsid w:val="002048C5"/>
    <w:rsid w:val="00204C4A"/>
    <w:rsid w:val="00205387"/>
    <w:rsid w:val="00205798"/>
    <w:rsid w:val="0020599D"/>
    <w:rsid w:val="00207E30"/>
    <w:rsid w:val="0021094A"/>
    <w:rsid w:val="00210B14"/>
    <w:rsid w:val="002110E4"/>
    <w:rsid w:val="00213C75"/>
    <w:rsid w:val="00214391"/>
    <w:rsid w:val="00214872"/>
    <w:rsid w:val="00215547"/>
    <w:rsid w:val="002156E2"/>
    <w:rsid w:val="00215FFE"/>
    <w:rsid w:val="0021654A"/>
    <w:rsid w:val="00216F70"/>
    <w:rsid w:val="00217E41"/>
    <w:rsid w:val="0022135D"/>
    <w:rsid w:val="002223D9"/>
    <w:rsid w:val="0022258E"/>
    <w:rsid w:val="00222B0E"/>
    <w:rsid w:val="002235C6"/>
    <w:rsid w:val="002253B5"/>
    <w:rsid w:val="00226560"/>
    <w:rsid w:val="00230727"/>
    <w:rsid w:val="002308B2"/>
    <w:rsid w:val="00231920"/>
    <w:rsid w:val="00231B47"/>
    <w:rsid w:val="00231C59"/>
    <w:rsid w:val="002325BD"/>
    <w:rsid w:val="0023315C"/>
    <w:rsid w:val="00234CAE"/>
    <w:rsid w:val="002357CE"/>
    <w:rsid w:val="002361F5"/>
    <w:rsid w:val="0023643B"/>
    <w:rsid w:val="00236ED3"/>
    <w:rsid w:val="00236EE7"/>
    <w:rsid w:val="00240951"/>
    <w:rsid w:val="00240A74"/>
    <w:rsid w:val="00240F85"/>
    <w:rsid w:val="00241272"/>
    <w:rsid w:val="00243238"/>
    <w:rsid w:val="00243713"/>
    <w:rsid w:val="00243D1E"/>
    <w:rsid w:val="002448AF"/>
    <w:rsid w:val="00244B45"/>
    <w:rsid w:val="0024653E"/>
    <w:rsid w:val="00247C7E"/>
    <w:rsid w:val="0025227C"/>
    <w:rsid w:val="002527E6"/>
    <w:rsid w:val="00252980"/>
    <w:rsid w:val="00253B02"/>
    <w:rsid w:val="00254DA1"/>
    <w:rsid w:val="002556E8"/>
    <w:rsid w:val="00261C7F"/>
    <w:rsid w:val="00262551"/>
    <w:rsid w:val="00262668"/>
    <w:rsid w:val="00263E4D"/>
    <w:rsid w:val="002645D8"/>
    <w:rsid w:val="00265592"/>
    <w:rsid w:val="00265D22"/>
    <w:rsid w:val="0026694F"/>
    <w:rsid w:val="00266F0F"/>
    <w:rsid w:val="00267383"/>
    <w:rsid w:val="00267FD9"/>
    <w:rsid w:val="00272D97"/>
    <w:rsid w:val="002736A5"/>
    <w:rsid w:val="00274BE4"/>
    <w:rsid w:val="0027574A"/>
    <w:rsid w:val="00275927"/>
    <w:rsid w:val="00275F53"/>
    <w:rsid w:val="00277617"/>
    <w:rsid w:val="00277876"/>
    <w:rsid w:val="00277E67"/>
    <w:rsid w:val="002803D6"/>
    <w:rsid w:val="002813F8"/>
    <w:rsid w:val="00281B57"/>
    <w:rsid w:val="002823DB"/>
    <w:rsid w:val="002839F1"/>
    <w:rsid w:val="00283AEF"/>
    <w:rsid w:val="0028552C"/>
    <w:rsid w:val="00291B77"/>
    <w:rsid w:val="00294704"/>
    <w:rsid w:val="00295A65"/>
    <w:rsid w:val="00296546"/>
    <w:rsid w:val="002973EA"/>
    <w:rsid w:val="0029750C"/>
    <w:rsid w:val="002A280D"/>
    <w:rsid w:val="002A3002"/>
    <w:rsid w:val="002A3EBA"/>
    <w:rsid w:val="002A43F2"/>
    <w:rsid w:val="002A5707"/>
    <w:rsid w:val="002A645C"/>
    <w:rsid w:val="002A7497"/>
    <w:rsid w:val="002A79B3"/>
    <w:rsid w:val="002B05A3"/>
    <w:rsid w:val="002B0EDE"/>
    <w:rsid w:val="002B1040"/>
    <w:rsid w:val="002B1D2E"/>
    <w:rsid w:val="002B4AAE"/>
    <w:rsid w:val="002B6594"/>
    <w:rsid w:val="002B6868"/>
    <w:rsid w:val="002C056E"/>
    <w:rsid w:val="002C13BF"/>
    <w:rsid w:val="002C1890"/>
    <w:rsid w:val="002C1956"/>
    <w:rsid w:val="002C1E77"/>
    <w:rsid w:val="002C4C00"/>
    <w:rsid w:val="002C5AE4"/>
    <w:rsid w:val="002C77C7"/>
    <w:rsid w:val="002D0427"/>
    <w:rsid w:val="002D18F1"/>
    <w:rsid w:val="002D1F2B"/>
    <w:rsid w:val="002D2500"/>
    <w:rsid w:val="002D3E61"/>
    <w:rsid w:val="002D4B01"/>
    <w:rsid w:val="002D5D8F"/>
    <w:rsid w:val="002E008E"/>
    <w:rsid w:val="002E0ABF"/>
    <w:rsid w:val="002E4B88"/>
    <w:rsid w:val="002E50FE"/>
    <w:rsid w:val="002E60AF"/>
    <w:rsid w:val="002E6332"/>
    <w:rsid w:val="002E7A93"/>
    <w:rsid w:val="002E7E32"/>
    <w:rsid w:val="002F04A2"/>
    <w:rsid w:val="002F0624"/>
    <w:rsid w:val="002F12BD"/>
    <w:rsid w:val="002F19A2"/>
    <w:rsid w:val="002F247B"/>
    <w:rsid w:val="002F34F5"/>
    <w:rsid w:val="002F4A95"/>
    <w:rsid w:val="002F50B2"/>
    <w:rsid w:val="002F551F"/>
    <w:rsid w:val="002F5647"/>
    <w:rsid w:val="002F627E"/>
    <w:rsid w:val="002F6FFF"/>
    <w:rsid w:val="003029C4"/>
    <w:rsid w:val="00302B71"/>
    <w:rsid w:val="003078BA"/>
    <w:rsid w:val="003101EF"/>
    <w:rsid w:val="00312E91"/>
    <w:rsid w:val="00314B50"/>
    <w:rsid w:val="003153F8"/>
    <w:rsid w:val="00317187"/>
    <w:rsid w:val="00317469"/>
    <w:rsid w:val="0032005E"/>
    <w:rsid w:val="00320770"/>
    <w:rsid w:val="003219A6"/>
    <w:rsid w:val="00321ADB"/>
    <w:rsid w:val="00323214"/>
    <w:rsid w:val="0032382C"/>
    <w:rsid w:val="00324839"/>
    <w:rsid w:val="00324D78"/>
    <w:rsid w:val="00325551"/>
    <w:rsid w:val="00325797"/>
    <w:rsid w:val="00325F9F"/>
    <w:rsid w:val="0032633E"/>
    <w:rsid w:val="00326D7A"/>
    <w:rsid w:val="00326E3B"/>
    <w:rsid w:val="003271EB"/>
    <w:rsid w:val="00327A36"/>
    <w:rsid w:val="0033052F"/>
    <w:rsid w:val="0033372E"/>
    <w:rsid w:val="003341C6"/>
    <w:rsid w:val="00334727"/>
    <w:rsid w:val="0033612E"/>
    <w:rsid w:val="003371C0"/>
    <w:rsid w:val="00337759"/>
    <w:rsid w:val="00337AD3"/>
    <w:rsid w:val="00340B37"/>
    <w:rsid w:val="00341B18"/>
    <w:rsid w:val="003427E7"/>
    <w:rsid w:val="003431FC"/>
    <w:rsid w:val="00343508"/>
    <w:rsid w:val="00343816"/>
    <w:rsid w:val="00344090"/>
    <w:rsid w:val="00344A33"/>
    <w:rsid w:val="00345882"/>
    <w:rsid w:val="00346FD6"/>
    <w:rsid w:val="003514B4"/>
    <w:rsid w:val="00351636"/>
    <w:rsid w:val="00351ACF"/>
    <w:rsid w:val="003525C1"/>
    <w:rsid w:val="00353A93"/>
    <w:rsid w:val="00355126"/>
    <w:rsid w:val="00355C7F"/>
    <w:rsid w:val="00357860"/>
    <w:rsid w:val="00360D55"/>
    <w:rsid w:val="00362BD6"/>
    <w:rsid w:val="00364E6F"/>
    <w:rsid w:val="00366F43"/>
    <w:rsid w:val="003671D7"/>
    <w:rsid w:val="0037020A"/>
    <w:rsid w:val="0037257F"/>
    <w:rsid w:val="003733DD"/>
    <w:rsid w:val="0037551E"/>
    <w:rsid w:val="00382A8A"/>
    <w:rsid w:val="00384475"/>
    <w:rsid w:val="00384DCD"/>
    <w:rsid w:val="00385A89"/>
    <w:rsid w:val="00385CCB"/>
    <w:rsid w:val="0038622B"/>
    <w:rsid w:val="00386761"/>
    <w:rsid w:val="00386848"/>
    <w:rsid w:val="003912DB"/>
    <w:rsid w:val="0039250B"/>
    <w:rsid w:val="00393394"/>
    <w:rsid w:val="00396F2C"/>
    <w:rsid w:val="003A1AB3"/>
    <w:rsid w:val="003A2D21"/>
    <w:rsid w:val="003A330D"/>
    <w:rsid w:val="003A36AC"/>
    <w:rsid w:val="003A3978"/>
    <w:rsid w:val="003A4DB9"/>
    <w:rsid w:val="003A52CD"/>
    <w:rsid w:val="003A63EF"/>
    <w:rsid w:val="003A69F6"/>
    <w:rsid w:val="003B02FF"/>
    <w:rsid w:val="003B29A6"/>
    <w:rsid w:val="003B37C6"/>
    <w:rsid w:val="003B3E16"/>
    <w:rsid w:val="003B3E39"/>
    <w:rsid w:val="003B500F"/>
    <w:rsid w:val="003B7535"/>
    <w:rsid w:val="003B783E"/>
    <w:rsid w:val="003B7F21"/>
    <w:rsid w:val="003C0154"/>
    <w:rsid w:val="003C07DA"/>
    <w:rsid w:val="003C0A00"/>
    <w:rsid w:val="003C404F"/>
    <w:rsid w:val="003C4659"/>
    <w:rsid w:val="003C5132"/>
    <w:rsid w:val="003C59BA"/>
    <w:rsid w:val="003C7714"/>
    <w:rsid w:val="003C78EB"/>
    <w:rsid w:val="003D1D87"/>
    <w:rsid w:val="003D2867"/>
    <w:rsid w:val="003D2C6F"/>
    <w:rsid w:val="003D2ED0"/>
    <w:rsid w:val="003D3697"/>
    <w:rsid w:val="003D435E"/>
    <w:rsid w:val="003D4BE5"/>
    <w:rsid w:val="003D736A"/>
    <w:rsid w:val="003E08FC"/>
    <w:rsid w:val="003E131E"/>
    <w:rsid w:val="003E1542"/>
    <w:rsid w:val="003E1E57"/>
    <w:rsid w:val="003E6F49"/>
    <w:rsid w:val="003E7254"/>
    <w:rsid w:val="003F065B"/>
    <w:rsid w:val="003F087F"/>
    <w:rsid w:val="003F1CDF"/>
    <w:rsid w:val="003F2E15"/>
    <w:rsid w:val="003F3BE2"/>
    <w:rsid w:val="003F3D1D"/>
    <w:rsid w:val="003F40CB"/>
    <w:rsid w:val="003F45FC"/>
    <w:rsid w:val="003F4E47"/>
    <w:rsid w:val="003F5B90"/>
    <w:rsid w:val="003F6702"/>
    <w:rsid w:val="003F6910"/>
    <w:rsid w:val="003F7467"/>
    <w:rsid w:val="00402701"/>
    <w:rsid w:val="00402F00"/>
    <w:rsid w:val="0040318B"/>
    <w:rsid w:val="00403884"/>
    <w:rsid w:val="00405E90"/>
    <w:rsid w:val="00410BCC"/>
    <w:rsid w:val="00411537"/>
    <w:rsid w:val="00413832"/>
    <w:rsid w:val="00413E48"/>
    <w:rsid w:val="004158CB"/>
    <w:rsid w:val="00415C3D"/>
    <w:rsid w:val="0041633B"/>
    <w:rsid w:val="00416B4A"/>
    <w:rsid w:val="0042021A"/>
    <w:rsid w:val="00420677"/>
    <w:rsid w:val="00421395"/>
    <w:rsid w:val="0042264E"/>
    <w:rsid w:val="00423636"/>
    <w:rsid w:val="0042504C"/>
    <w:rsid w:val="00427973"/>
    <w:rsid w:val="00427A47"/>
    <w:rsid w:val="00430CC8"/>
    <w:rsid w:val="0043103A"/>
    <w:rsid w:val="00431BDF"/>
    <w:rsid w:val="00431DC4"/>
    <w:rsid w:val="0043258A"/>
    <w:rsid w:val="004331CE"/>
    <w:rsid w:val="00434A26"/>
    <w:rsid w:val="00434F46"/>
    <w:rsid w:val="00435044"/>
    <w:rsid w:val="004353C5"/>
    <w:rsid w:val="00435807"/>
    <w:rsid w:val="00435C77"/>
    <w:rsid w:val="00436264"/>
    <w:rsid w:val="00436515"/>
    <w:rsid w:val="00440B5E"/>
    <w:rsid w:val="00440DED"/>
    <w:rsid w:val="004412BC"/>
    <w:rsid w:val="00446BD5"/>
    <w:rsid w:val="00447955"/>
    <w:rsid w:val="0045024B"/>
    <w:rsid w:val="00450851"/>
    <w:rsid w:val="0045260C"/>
    <w:rsid w:val="004542A9"/>
    <w:rsid w:val="0045548B"/>
    <w:rsid w:val="00455E2F"/>
    <w:rsid w:val="0045642D"/>
    <w:rsid w:val="004564BE"/>
    <w:rsid w:val="00457C72"/>
    <w:rsid w:val="00460767"/>
    <w:rsid w:val="00460E02"/>
    <w:rsid w:val="00461268"/>
    <w:rsid w:val="00461844"/>
    <w:rsid w:val="00461BC9"/>
    <w:rsid w:val="0046267C"/>
    <w:rsid w:val="004650D0"/>
    <w:rsid w:val="004657FE"/>
    <w:rsid w:val="00465A36"/>
    <w:rsid w:val="0046647A"/>
    <w:rsid w:val="00467820"/>
    <w:rsid w:val="004700EA"/>
    <w:rsid w:val="00472E8B"/>
    <w:rsid w:val="004742FB"/>
    <w:rsid w:val="004744CB"/>
    <w:rsid w:val="00477F15"/>
    <w:rsid w:val="00480037"/>
    <w:rsid w:val="004808A3"/>
    <w:rsid w:val="004808F9"/>
    <w:rsid w:val="00480C89"/>
    <w:rsid w:val="0048124A"/>
    <w:rsid w:val="004818BA"/>
    <w:rsid w:val="00482675"/>
    <w:rsid w:val="00482BD2"/>
    <w:rsid w:val="00483FF6"/>
    <w:rsid w:val="004855BC"/>
    <w:rsid w:val="0048595F"/>
    <w:rsid w:val="0048711E"/>
    <w:rsid w:val="004914B7"/>
    <w:rsid w:val="00491F6B"/>
    <w:rsid w:val="004956A8"/>
    <w:rsid w:val="00496A93"/>
    <w:rsid w:val="00496B4F"/>
    <w:rsid w:val="00496BA7"/>
    <w:rsid w:val="004A01A6"/>
    <w:rsid w:val="004A0205"/>
    <w:rsid w:val="004A184B"/>
    <w:rsid w:val="004A1EFB"/>
    <w:rsid w:val="004A264C"/>
    <w:rsid w:val="004A2882"/>
    <w:rsid w:val="004A34EA"/>
    <w:rsid w:val="004A3631"/>
    <w:rsid w:val="004A42C2"/>
    <w:rsid w:val="004A46FC"/>
    <w:rsid w:val="004A5409"/>
    <w:rsid w:val="004A5827"/>
    <w:rsid w:val="004A6209"/>
    <w:rsid w:val="004A6AF5"/>
    <w:rsid w:val="004A7E0D"/>
    <w:rsid w:val="004B1421"/>
    <w:rsid w:val="004B26AB"/>
    <w:rsid w:val="004B2E0A"/>
    <w:rsid w:val="004B3ED6"/>
    <w:rsid w:val="004B4B74"/>
    <w:rsid w:val="004B5C46"/>
    <w:rsid w:val="004B5CB5"/>
    <w:rsid w:val="004B65AD"/>
    <w:rsid w:val="004C0592"/>
    <w:rsid w:val="004C24F7"/>
    <w:rsid w:val="004C4427"/>
    <w:rsid w:val="004D03F6"/>
    <w:rsid w:val="004D08D5"/>
    <w:rsid w:val="004D08DB"/>
    <w:rsid w:val="004D3B9E"/>
    <w:rsid w:val="004D3F38"/>
    <w:rsid w:val="004D56D5"/>
    <w:rsid w:val="004D5D39"/>
    <w:rsid w:val="004D6E7D"/>
    <w:rsid w:val="004D7001"/>
    <w:rsid w:val="004D7A5C"/>
    <w:rsid w:val="004D7CC0"/>
    <w:rsid w:val="004E129F"/>
    <w:rsid w:val="004E1FA0"/>
    <w:rsid w:val="004E4756"/>
    <w:rsid w:val="004E4DBF"/>
    <w:rsid w:val="004E4F61"/>
    <w:rsid w:val="004E7CBA"/>
    <w:rsid w:val="004E7E7F"/>
    <w:rsid w:val="004F109B"/>
    <w:rsid w:val="004F1355"/>
    <w:rsid w:val="004F296F"/>
    <w:rsid w:val="004F2D5C"/>
    <w:rsid w:val="004F3ADE"/>
    <w:rsid w:val="004F5D64"/>
    <w:rsid w:val="004F5F3B"/>
    <w:rsid w:val="00501CFE"/>
    <w:rsid w:val="00502B15"/>
    <w:rsid w:val="0050322E"/>
    <w:rsid w:val="005038D6"/>
    <w:rsid w:val="00503B04"/>
    <w:rsid w:val="005041DB"/>
    <w:rsid w:val="005049B5"/>
    <w:rsid w:val="0050798F"/>
    <w:rsid w:val="005079F9"/>
    <w:rsid w:val="005106D3"/>
    <w:rsid w:val="00510A5F"/>
    <w:rsid w:val="00512491"/>
    <w:rsid w:val="00513181"/>
    <w:rsid w:val="005133E1"/>
    <w:rsid w:val="005140F0"/>
    <w:rsid w:val="005157E1"/>
    <w:rsid w:val="00515DC2"/>
    <w:rsid w:val="0052000C"/>
    <w:rsid w:val="0052001B"/>
    <w:rsid w:val="0052123D"/>
    <w:rsid w:val="005220A6"/>
    <w:rsid w:val="00522111"/>
    <w:rsid w:val="0052221B"/>
    <w:rsid w:val="005237D4"/>
    <w:rsid w:val="00523FD4"/>
    <w:rsid w:val="00524273"/>
    <w:rsid w:val="00524364"/>
    <w:rsid w:val="00524431"/>
    <w:rsid w:val="00524D03"/>
    <w:rsid w:val="0052505C"/>
    <w:rsid w:val="005257EA"/>
    <w:rsid w:val="005260C5"/>
    <w:rsid w:val="00526775"/>
    <w:rsid w:val="00526E3F"/>
    <w:rsid w:val="005274CA"/>
    <w:rsid w:val="00531B7A"/>
    <w:rsid w:val="00534044"/>
    <w:rsid w:val="005342C0"/>
    <w:rsid w:val="00534C52"/>
    <w:rsid w:val="00535AF8"/>
    <w:rsid w:val="00537E92"/>
    <w:rsid w:val="00540BD9"/>
    <w:rsid w:val="00540D71"/>
    <w:rsid w:val="005417EF"/>
    <w:rsid w:val="0054665B"/>
    <w:rsid w:val="00546B5A"/>
    <w:rsid w:val="005476DE"/>
    <w:rsid w:val="00547A44"/>
    <w:rsid w:val="00551E56"/>
    <w:rsid w:val="005533D2"/>
    <w:rsid w:val="00553C26"/>
    <w:rsid w:val="00554396"/>
    <w:rsid w:val="0055443D"/>
    <w:rsid w:val="005545E6"/>
    <w:rsid w:val="00554884"/>
    <w:rsid w:val="00555EC8"/>
    <w:rsid w:val="0055666A"/>
    <w:rsid w:val="0055669F"/>
    <w:rsid w:val="00556B04"/>
    <w:rsid w:val="005579D2"/>
    <w:rsid w:val="00557DCC"/>
    <w:rsid w:val="00560686"/>
    <w:rsid w:val="00560CBF"/>
    <w:rsid w:val="00562094"/>
    <w:rsid w:val="00565073"/>
    <w:rsid w:val="00565FA2"/>
    <w:rsid w:val="00567B09"/>
    <w:rsid w:val="00570439"/>
    <w:rsid w:val="00572067"/>
    <w:rsid w:val="0057264D"/>
    <w:rsid w:val="00573073"/>
    <w:rsid w:val="005738F2"/>
    <w:rsid w:val="00576728"/>
    <w:rsid w:val="00576DFE"/>
    <w:rsid w:val="0057759E"/>
    <w:rsid w:val="005802BB"/>
    <w:rsid w:val="0058156A"/>
    <w:rsid w:val="00581D32"/>
    <w:rsid w:val="005833AE"/>
    <w:rsid w:val="0058467B"/>
    <w:rsid w:val="0058481B"/>
    <w:rsid w:val="00585DE0"/>
    <w:rsid w:val="00587C3C"/>
    <w:rsid w:val="00590277"/>
    <w:rsid w:val="00590453"/>
    <w:rsid w:val="00590AF6"/>
    <w:rsid w:val="00591350"/>
    <w:rsid w:val="0059149F"/>
    <w:rsid w:val="00591AF3"/>
    <w:rsid w:val="005934AA"/>
    <w:rsid w:val="00593F16"/>
    <w:rsid w:val="00594F5E"/>
    <w:rsid w:val="005964C4"/>
    <w:rsid w:val="005975BB"/>
    <w:rsid w:val="00597764"/>
    <w:rsid w:val="00597979"/>
    <w:rsid w:val="005A00A2"/>
    <w:rsid w:val="005A07E1"/>
    <w:rsid w:val="005A0C11"/>
    <w:rsid w:val="005A0C9F"/>
    <w:rsid w:val="005A0D59"/>
    <w:rsid w:val="005A11D1"/>
    <w:rsid w:val="005A1D97"/>
    <w:rsid w:val="005A2CAD"/>
    <w:rsid w:val="005A39FB"/>
    <w:rsid w:val="005A3E58"/>
    <w:rsid w:val="005A4F9E"/>
    <w:rsid w:val="005B0BAF"/>
    <w:rsid w:val="005B1C6C"/>
    <w:rsid w:val="005B2A12"/>
    <w:rsid w:val="005B58F3"/>
    <w:rsid w:val="005B60DE"/>
    <w:rsid w:val="005B6830"/>
    <w:rsid w:val="005B6C2F"/>
    <w:rsid w:val="005B6CBF"/>
    <w:rsid w:val="005C1631"/>
    <w:rsid w:val="005C25D9"/>
    <w:rsid w:val="005C326C"/>
    <w:rsid w:val="005C470A"/>
    <w:rsid w:val="005C5CA6"/>
    <w:rsid w:val="005D0228"/>
    <w:rsid w:val="005D0CBA"/>
    <w:rsid w:val="005D0E8F"/>
    <w:rsid w:val="005D147E"/>
    <w:rsid w:val="005D1E99"/>
    <w:rsid w:val="005D2F85"/>
    <w:rsid w:val="005D3073"/>
    <w:rsid w:val="005D3359"/>
    <w:rsid w:val="005D4387"/>
    <w:rsid w:val="005D4612"/>
    <w:rsid w:val="005D53E5"/>
    <w:rsid w:val="005D5F4E"/>
    <w:rsid w:val="005D622A"/>
    <w:rsid w:val="005D755D"/>
    <w:rsid w:val="005E1C14"/>
    <w:rsid w:val="005E2559"/>
    <w:rsid w:val="005E3DCB"/>
    <w:rsid w:val="005E4898"/>
    <w:rsid w:val="005E4BA3"/>
    <w:rsid w:val="005E5926"/>
    <w:rsid w:val="005E5BF9"/>
    <w:rsid w:val="005E706E"/>
    <w:rsid w:val="005E7722"/>
    <w:rsid w:val="005E7FAD"/>
    <w:rsid w:val="005F207D"/>
    <w:rsid w:val="005F2B2E"/>
    <w:rsid w:val="005F30FB"/>
    <w:rsid w:val="005F36E1"/>
    <w:rsid w:val="005F4167"/>
    <w:rsid w:val="005F787A"/>
    <w:rsid w:val="0060053E"/>
    <w:rsid w:val="00600660"/>
    <w:rsid w:val="00600D2E"/>
    <w:rsid w:val="006011A2"/>
    <w:rsid w:val="00601E22"/>
    <w:rsid w:val="00602AD9"/>
    <w:rsid w:val="00602F5A"/>
    <w:rsid w:val="00603348"/>
    <w:rsid w:val="00603720"/>
    <w:rsid w:val="00603E88"/>
    <w:rsid w:val="00604B86"/>
    <w:rsid w:val="00604D0E"/>
    <w:rsid w:val="00604EF9"/>
    <w:rsid w:val="00604FE1"/>
    <w:rsid w:val="00605A73"/>
    <w:rsid w:val="00605DC2"/>
    <w:rsid w:val="006075FC"/>
    <w:rsid w:val="006105CA"/>
    <w:rsid w:val="00611281"/>
    <w:rsid w:val="006113A5"/>
    <w:rsid w:val="00611D6D"/>
    <w:rsid w:val="00611E56"/>
    <w:rsid w:val="006121E8"/>
    <w:rsid w:val="00612461"/>
    <w:rsid w:val="006124FE"/>
    <w:rsid w:val="00612620"/>
    <w:rsid w:val="00612D0A"/>
    <w:rsid w:val="00614949"/>
    <w:rsid w:val="00615585"/>
    <w:rsid w:val="00617353"/>
    <w:rsid w:val="0062227C"/>
    <w:rsid w:val="006223A9"/>
    <w:rsid w:val="0062349D"/>
    <w:rsid w:val="00623C6F"/>
    <w:rsid w:val="00623F83"/>
    <w:rsid w:val="00626268"/>
    <w:rsid w:val="0063027F"/>
    <w:rsid w:val="00630661"/>
    <w:rsid w:val="0063198C"/>
    <w:rsid w:val="00631A7C"/>
    <w:rsid w:val="00631AA4"/>
    <w:rsid w:val="0063245D"/>
    <w:rsid w:val="00633CA4"/>
    <w:rsid w:val="00634936"/>
    <w:rsid w:val="00635514"/>
    <w:rsid w:val="00635857"/>
    <w:rsid w:val="00636E8E"/>
    <w:rsid w:val="00640BC9"/>
    <w:rsid w:val="00642313"/>
    <w:rsid w:val="00644B56"/>
    <w:rsid w:val="00645C28"/>
    <w:rsid w:val="00647030"/>
    <w:rsid w:val="00647F85"/>
    <w:rsid w:val="006503E3"/>
    <w:rsid w:val="00650503"/>
    <w:rsid w:val="00650674"/>
    <w:rsid w:val="00650BD1"/>
    <w:rsid w:val="0065138F"/>
    <w:rsid w:val="0065228A"/>
    <w:rsid w:val="0065393F"/>
    <w:rsid w:val="00653F41"/>
    <w:rsid w:val="00655386"/>
    <w:rsid w:val="00655FEE"/>
    <w:rsid w:val="0066026A"/>
    <w:rsid w:val="00660CDD"/>
    <w:rsid w:val="006626F0"/>
    <w:rsid w:val="00663148"/>
    <w:rsid w:val="0066454E"/>
    <w:rsid w:val="006663AE"/>
    <w:rsid w:val="006704D4"/>
    <w:rsid w:val="0067349D"/>
    <w:rsid w:val="00673D46"/>
    <w:rsid w:val="006744FF"/>
    <w:rsid w:val="006745FA"/>
    <w:rsid w:val="00674B7D"/>
    <w:rsid w:val="006764C0"/>
    <w:rsid w:val="00676577"/>
    <w:rsid w:val="00677486"/>
    <w:rsid w:val="00680295"/>
    <w:rsid w:val="0068096B"/>
    <w:rsid w:val="00680C06"/>
    <w:rsid w:val="00681180"/>
    <w:rsid w:val="00682225"/>
    <w:rsid w:val="00684133"/>
    <w:rsid w:val="00684BD1"/>
    <w:rsid w:val="00685130"/>
    <w:rsid w:val="006852C8"/>
    <w:rsid w:val="006858D2"/>
    <w:rsid w:val="00685BD2"/>
    <w:rsid w:val="00686815"/>
    <w:rsid w:val="00690A15"/>
    <w:rsid w:val="00690D0C"/>
    <w:rsid w:val="00692122"/>
    <w:rsid w:val="006932C1"/>
    <w:rsid w:val="00694575"/>
    <w:rsid w:val="006955BC"/>
    <w:rsid w:val="006A091A"/>
    <w:rsid w:val="006A12E5"/>
    <w:rsid w:val="006A2E5B"/>
    <w:rsid w:val="006A4CFF"/>
    <w:rsid w:val="006A4EAD"/>
    <w:rsid w:val="006A564C"/>
    <w:rsid w:val="006A58AF"/>
    <w:rsid w:val="006A5B66"/>
    <w:rsid w:val="006A5C29"/>
    <w:rsid w:val="006A63DD"/>
    <w:rsid w:val="006A6991"/>
    <w:rsid w:val="006A6A1B"/>
    <w:rsid w:val="006A7383"/>
    <w:rsid w:val="006B00FC"/>
    <w:rsid w:val="006B0416"/>
    <w:rsid w:val="006B0693"/>
    <w:rsid w:val="006B06B5"/>
    <w:rsid w:val="006B10E8"/>
    <w:rsid w:val="006B1B81"/>
    <w:rsid w:val="006B2150"/>
    <w:rsid w:val="006B290D"/>
    <w:rsid w:val="006B2D4E"/>
    <w:rsid w:val="006B386E"/>
    <w:rsid w:val="006B51D7"/>
    <w:rsid w:val="006B61A8"/>
    <w:rsid w:val="006B6408"/>
    <w:rsid w:val="006B7920"/>
    <w:rsid w:val="006B7CFD"/>
    <w:rsid w:val="006C0081"/>
    <w:rsid w:val="006C0FF8"/>
    <w:rsid w:val="006C1F80"/>
    <w:rsid w:val="006C2129"/>
    <w:rsid w:val="006C275A"/>
    <w:rsid w:val="006C2B97"/>
    <w:rsid w:val="006C3C13"/>
    <w:rsid w:val="006C4263"/>
    <w:rsid w:val="006C50D9"/>
    <w:rsid w:val="006D0B39"/>
    <w:rsid w:val="006D4563"/>
    <w:rsid w:val="006D6F02"/>
    <w:rsid w:val="006D76CF"/>
    <w:rsid w:val="006E0061"/>
    <w:rsid w:val="006E06E9"/>
    <w:rsid w:val="006E0812"/>
    <w:rsid w:val="006E1F04"/>
    <w:rsid w:val="006E304E"/>
    <w:rsid w:val="006E49F2"/>
    <w:rsid w:val="006E569D"/>
    <w:rsid w:val="006E6C18"/>
    <w:rsid w:val="006E7112"/>
    <w:rsid w:val="006E715E"/>
    <w:rsid w:val="006E728E"/>
    <w:rsid w:val="006F0998"/>
    <w:rsid w:val="006F0B33"/>
    <w:rsid w:val="006F2189"/>
    <w:rsid w:val="006F3472"/>
    <w:rsid w:val="006F3A0C"/>
    <w:rsid w:val="006F3CDD"/>
    <w:rsid w:val="006F55E8"/>
    <w:rsid w:val="006F5A16"/>
    <w:rsid w:val="006F69E6"/>
    <w:rsid w:val="007004A5"/>
    <w:rsid w:val="00700B0F"/>
    <w:rsid w:val="00701632"/>
    <w:rsid w:val="00701691"/>
    <w:rsid w:val="007024D2"/>
    <w:rsid w:val="00702E58"/>
    <w:rsid w:val="00703530"/>
    <w:rsid w:val="00703BA1"/>
    <w:rsid w:val="00703CD5"/>
    <w:rsid w:val="0070456E"/>
    <w:rsid w:val="00704ACC"/>
    <w:rsid w:val="007056DF"/>
    <w:rsid w:val="007062BE"/>
    <w:rsid w:val="00706710"/>
    <w:rsid w:val="00707D83"/>
    <w:rsid w:val="00714829"/>
    <w:rsid w:val="00716375"/>
    <w:rsid w:val="00720662"/>
    <w:rsid w:val="00720B1D"/>
    <w:rsid w:val="00720B8D"/>
    <w:rsid w:val="00720D07"/>
    <w:rsid w:val="00721549"/>
    <w:rsid w:val="00721A1B"/>
    <w:rsid w:val="007221E7"/>
    <w:rsid w:val="007227C9"/>
    <w:rsid w:val="00723ED3"/>
    <w:rsid w:val="00724211"/>
    <w:rsid w:val="0072451A"/>
    <w:rsid w:val="0072480A"/>
    <w:rsid w:val="00725BAB"/>
    <w:rsid w:val="00725F81"/>
    <w:rsid w:val="00730C34"/>
    <w:rsid w:val="00731133"/>
    <w:rsid w:val="00731356"/>
    <w:rsid w:val="00731AC0"/>
    <w:rsid w:val="00732B5A"/>
    <w:rsid w:val="0073384D"/>
    <w:rsid w:val="007348B0"/>
    <w:rsid w:val="0073669D"/>
    <w:rsid w:val="007370D0"/>
    <w:rsid w:val="00737C15"/>
    <w:rsid w:val="00740E4C"/>
    <w:rsid w:val="007432B5"/>
    <w:rsid w:val="00743DE4"/>
    <w:rsid w:val="00744769"/>
    <w:rsid w:val="007459C3"/>
    <w:rsid w:val="00746220"/>
    <w:rsid w:val="00746C02"/>
    <w:rsid w:val="00747DC3"/>
    <w:rsid w:val="00750F32"/>
    <w:rsid w:val="00752B4B"/>
    <w:rsid w:val="00753C89"/>
    <w:rsid w:val="0075539E"/>
    <w:rsid w:val="00760AB3"/>
    <w:rsid w:val="00760F0D"/>
    <w:rsid w:val="007626EC"/>
    <w:rsid w:val="007629E0"/>
    <w:rsid w:val="00763EB3"/>
    <w:rsid w:val="0076568D"/>
    <w:rsid w:val="0076626F"/>
    <w:rsid w:val="007665F1"/>
    <w:rsid w:val="00767594"/>
    <w:rsid w:val="0077195F"/>
    <w:rsid w:val="00771E0B"/>
    <w:rsid w:val="00772AAE"/>
    <w:rsid w:val="00773543"/>
    <w:rsid w:val="00774412"/>
    <w:rsid w:val="00775D24"/>
    <w:rsid w:val="0077690F"/>
    <w:rsid w:val="007771E2"/>
    <w:rsid w:val="00777D91"/>
    <w:rsid w:val="007802F1"/>
    <w:rsid w:val="007808BB"/>
    <w:rsid w:val="00780E98"/>
    <w:rsid w:val="007816E1"/>
    <w:rsid w:val="007824B4"/>
    <w:rsid w:val="0078262D"/>
    <w:rsid w:val="00782994"/>
    <w:rsid w:val="00783B09"/>
    <w:rsid w:val="00783F64"/>
    <w:rsid w:val="007841C6"/>
    <w:rsid w:val="00784521"/>
    <w:rsid w:val="0078538F"/>
    <w:rsid w:val="00785538"/>
    <w:rsid w:val="0078568F"/>
    <w:rsid w:val="00785C64"/>
    <w:rsid w:val="0078619E"/>
    <w:rsid w:val="007871A4"/>
    <w:rsid w:val="007875A6"/>
    <w:rsid w:val="0078772F"/>
    <w:rsid w:val="0079142F"/>
    <w:rsid w:val="0079304E"/>
    <w:rsid w:val="00793D2B"/>
    <w:rsid w:val="007941A3"/>
    <w:rsid w:val="0079619B"/>
    <w:rsid w:val="007A26CF"/>
    <w:rsid w:val="007A27F8"/>
    <w:rsid w:val="007A2BEF"/>
    <w:rsid w:val="007A3404"/>
    <w:rsid w:val="007A34AE"/>
    <w:rsid w:val="007A5405"/>
    <w:rsid w:val="007A5BC3"/>
    <w:rsid w:val="007A5E21"/>
    <w:rsid w:val="007A60E0"/>
    <w:rsid w:val="007A6602"/>
    <w:rsid w:val="007B025A"/>
    <w:rsid w:val="007B1106"/>
    <w:rsid w:val="007B1970"/>
    <w:rsid w:val="007B222A"/>
    <w:rsid w:val="007B2803"/>
    <w:rsid w:val="007B28E5"/>
    <w:rsid w:val="007B3AD2"/>
    <w:rsid w:val="007B3D0D"/>
    <w:rsid w:val="007B3D4C"/>
    <w:rsid w:val="007B47D0"/>
    <w:rsid w:val="007B5696"/>
    <w:rsid w:val="007B5DC1"/>
    <w:rsid w:val="007B690E"/>
    <w:rsid w:val="007B6BBC"/>
    <w:rsid w:val="007B6BFB"/>
    <w:rsid w:val="007B762B"/>
    <w:rsid w:val="007C0A49"/>
    <w:rsid w:val="007C1F4F"/>
    <w:rsid w:val="007C2AFF"/>
    <w:rsid w:val="007C3453"/>
    <w:rsid w:val="007C3F85"/>
    <w:rsid w:val="007C5375"/>
    <w:rsid w:val="007C5679"/>
    <w:rsid w:val="007C7B0B"/>
    <w:rsid w:val="007D172C"/>
    <w:rsid w:val="007D3E73"/>
    <w:rsid w:val="007D4605"/>
    <w:rsid w:val="007D5170"/>
    <w:rsid w:val="007D68D4"/>
    <w:rsid w:val="007D71E1"/>
    <w:rsid w:val="007D7718"/>
    <w:rsid w:val="007D7FCA"/>
    <w:rsid w:val="007E31EA"/>
    <w:rsid w:val="007E54DD"/>
    <w:rsid w:val="007E605A"/>
    <w:rsid w:val="007E6892"/>
    <w:rsid w:val="007E7980"/>
    <w:rsid w:val="007F1834"/>
    <w:rsid w:val="007F1C68"/>
    <w:rsid w:val="007F1F88"/>
    <w:rsid w:val="007F2BAB"/>
    <w:rsid w:val="007F374D"/>
    <w:rsid w:val="007F46D2"/>
    <w:rsid w:val="007F5025"/>
    <w:rsid w:val="007F6778"/>
    <w:rsid w:val="007F7B3E"/>
    <w:rsid w:val="00801E62"/>
    <w:rsid w:val="0080243F"/>
    <w:rsid w:val="00802730"/>
    <w:rsid w:val="00802822"/>
    <w:rsid w:val="008038F3"/>
    <w:rsid w:val="008042C8"/>
    <w:rsid w:val="0080494D"/>
    <w:rsid w:val="0080633B"/>
    <w:rsid w:val="00806A75"/>
    <w:rsid w:val="00806F69"/>
    <w:rsid w:val="0081237A"/>
    <w:rsid w:val="0081297E"/>
    <w:rsid w:val="008131F4"/>
    <w:rsid w:val="0081394D"/>
    <w:rsid w:val="00814234"/>
    <w:rsid w:val="008143B9"/>
    <w:rsid w:val="008151CB"/>
    <w:rsid w:val="00816020"/>
    <w:rsid w:val="0082230E"/>
    <w:rsid w:val="00822331"/>
    <w:rsid w:val="0082284E"/>
    <w:rsid w:val="00822B2C"/>
    <w:rsid w:val="00822FFE"/>
    <w:rsid w:val="00823633"/>
    <w:rsid w:val="00823AD5"/>
    <w:rsid w:val="0082476F"/>
    <w:rsid w:val="00827EF0"/>
    <w:rsid w:val="0083239F"/>
    <w:rsid w:val="00833AAB"/>
    <w:rsid w:val="008352D9"/>
    <w:rsid w:val="0083538A"/>
    <w:rsid w:val="00835C76"/>
    <w:rsid w:val="00835CAB"/>
    <w:rsid w:val="00835F0B"/>
    <w:rsid w:val="00836158"/>
    <w:rsid w:val="00836770"/>
    <w:rsid w:val="0083692D"/>
    <w:rsid w:val="00837A22"/>
    <w:rsid w:val="00841021"/>
    <w:rsid w:val="0084122C"/>
    <w:rsid w:val="008417F0"/>
    <w:rsid w:val="00841DD4"/>
    <w:rsid w:val="008425FF"/>
    <w:rsid w:val="00843E11"/>
    <w:rsid w:val="0084402D"/>
    <w:rsid w:val="00844CD4"/>
    <w:rsid w:val="00847020"/>
    <w:rsid w:val="008473F1"/>
    <w:rsid w:val="0084780D"/>
    <w:rsid w:val="00847CB8"/>
    <w:rsid w:val="00850205"/>
    <w:rsid w:val="00850DF8"/>
    <w:rsid w:val="008512A0"/>
    <w:rsid w:val="00851456"/>
    <w:rsid w:val="00851AA0"/>
    <w:rsid w:val="00851B05"/>
    <w:rsid w:val="00851B96"/>
    <w:rsid w:val="008521E0"/>
    <w:rsid w:val="00852B01"/>
    <w:rsid w:val="00853390"/>
    <w:rsid w:val="008534E3"/>
    <w:rsid w:val="008540D6"/>
    <w:rsid w:val="00854267"/>
    <w:rsid w:val="008552D2"/>
    <w:rsid w:val="00855620"/>
    <w:rsid w:val="00856ADE"/>
    <w:rsid w:val="00861702"/>
    <w:rsid w:val="00863495"/>
    <w:rsid w:val="00863519"/>
    <w:rsid w:val="00863BD0"/>
    <w:rsid w:val="00864DFE"/>
    <w:rsid w:val="00866236"/>
    <w:rsid w:val="00866EED"/>
    <w:rsid w:val="00867786"/>
    <w:rsid w:val="00867BAC"/>
    <w:rsid w:val="00872482"/>
    <w:rsid w:val="00875272"/>
    <w:rsid w:val="00875407"/>
    <w:rsid w:val="00875638"/>
    <w:rsid w:val="00875C12"/>
    <w:rsid w:val="00876202"/>
    <w:rsid w:val="008773B4"/>
    <w:rsid w:val="0087762A"/>
    <w:rsid w:val="00877C0D"/>
    <w:rsid w:val="0088041F"/>
    <w:rsid w:val="00880F50"/>
    <w:rsid w:val="00880FFB"/>
    <w:rsid w:val="008812B6"/>
    <w:rsid w:val="00881668"/>
    <w:rsid w:val="00881A7A"/>
    <w:rsid w:val="00882C26"/>
    <w:rsid w:val="00883020"/>
    <w:rsid w:val="0088366F"/>
    <w:rsid w:val="0088376F"/>
    <w:rsid w:val="008838F3"/>
    <w:rsid w:val="00885B9B"/>
    <w:rsid w:val="00885D8B"/>
    <w:rsid w:val="00885E10"/>
    <w:rsid w:val="008871E8"/>
    <w:rsid w:val="00890159"/>
    <w:rsid w:val="008904FD"/>
    <w:rsid w:val="008929CE"/>
    <w:rsid w:val="00892C13"/>
    <w:rsid w:val="00892DAA"/>
    <w:rsid w:val="0089372F"/>
    <w:rsid w:val="00893DD6"/>
    <w:rsid w:val="008968BB"/>
    <w:rsid w:val="00896E01"/>
    <w:rsid w:val="008A0587"/>
    <w:rsid w:val="008A06BC"/>
    <w:rsid w:val="008A192A"/>
    <w:rsid w:val="008A2512"/>
    <w:rsid w:val="008A2BC8"/>
    <w:rsid w:val="008A2FB8"/>
    <w:rsid w:val="008A31BF"/>
    <w:rsid w:val="008A41C9"/>
    <w:rsid w:val="008A4B94"/>
    <w:rsid w:val="008A5FAB"/>
    <w:rsid w:val="008A6C83"/>
    <w:rsid w:val="008A7F7B"/>
    <w:rsid w:val="008B306C"/>
    <w:rsid w:val="008B4073"/>
    <w:rsid w:val="008B4C22"/>
    <w:rsid w:val="008B6AA4"/>
    <w:rsid w:val="008B7E78"/>
    <w:rsid w:val="008C0E49"/>
    <w:rsid w:val="008C125A"/>
    <w:rsid w:val="008C18F7"/>
    <w:rsid w:val="008C2039"/>
    <w:rsid w:val="008C2693"/>
    <w:rsid w:val="008C2D5C"/>
    <w:rsid w:val="008C5396"/>
    <w:rsid w:val="008C60D1"/>
    <w:rsid w:val="008D122A"/>
    <w:rsid w:val="008D1421"/>
    <w:rsid w:val="008D2B5B"/>
    <w:rsid w:val="008D3FF7"/>
    <w:rsid w:val="008D4002"/>
    <w:rsid w:val="008E00E8"/>
    <w:rsid w:val="008E09C8"/>
    <w:rsid w:val="008E0A41"/>
    <w:rsid w:val="008E1100"/>
    <w:rsid w:val="008E2013"/>
    <w:rsid w:val="008E474F"/>
    <w:rsid w:val="008E48D0"/>
    <w:rsid w:val="008E4D08"/>
    <w:rsid w:val="008E4D45"/>
    <w:rsid w:val="008E62F8"/>
    <w:rsid w:val="008E68C5"/>
    <w:rsid w:val="008E7AC1"/>
    <w:rsid w:val="008F34AC"/>
    <w:rsid w:val="008F3F3A"/>
    <w:rsid w:val="008F720A"/>
    <w:rsid w:val="008F7EC0"/>
    <w:rsid w:val="009004F5"/>
    <w:rsid w:val="009029F6"/>
    <w:rsid w:val="0090404B"/>
    <w:rsid w:val="00905125"/>
    <w:rsid w:val="009052E3"/>
    <w:rsid w:val="00905526"/>
    <w:rsid w:val="00905C92"/>
    <w:rsid w:val="00905FA8"/>
    <w:rsid w:val="0090637D"/>
    <w:rsid w:val="00910719"/>
    <w:rsid w:val="00910F76"/>
    <w:rsid w:val="0091335A"/>
    <w:rsid w:val="00913AD9"/>
    <w:rsid w:val="009146D8"/>
    <w:rsid w:val="009146EF"/>
    <w:rsid w:val="00914F7C"/>
    <w:rsid w:val="00915962"/>
    <w:rsid w:val="00915EA2"/>
    <w:rsid w:val="009179CF"/>
    <w:rsid w:val="00917DEE"/>
    <w:rsid w:val="00917E23"/>
    <w:rsid w:val="00917FD1"/>
    <w:rsid w:val="0092016D"/>
    <w:rsid w:val="00920F24"/>
    <w:rsid w:val="009220C8"/>
    <w:rsid w:val="009223BF"/>
    <w:rsid w:val="009226CD"/>
    <w:rsid w:val="00922E86"/>
    <w:rsid w:val="00922FFB"/>
    <w:rsid w:val="00923A8B"/>
    <w:rsid w:val="00924A25"/>
    <w:rsid w:val="00924AC2"/>
    <w:rsid w:val="00925120"/>
    <w:rsid w:val="00926139"/>
    <w:rsid w:val="009268AB"/>
    <w:rsid w:val="00934F61"/>
    <w:rsid w:val="0093559B"/>
    <w:rsid w:val="00935D31"/>
    <w:rsid w:val="00935F49"/>
    <w:rsid w:val="0093643C"/>
    <w:rsid w:val="0093647F"/>
    <w:rsid w:val="0093737E"/>
    <w:rsid w:val="00937F5D"/>
    <w:rsid w:val="0094016B"/>
    <w:rsid w:val="00940465"/>
    <w:rsid w:val="00940814"/>
    <w:rsid w:val="009418E3"/>
    <w:rsid w:val="00941A2B"/>
    <w:rsid w:val="00941AB3"/>
    <w:rsid w:val="0094204F"/>
    <w:rsid w:val="00942313"/>
    <w:rsid w:val="00942A90"/>
    <w:rsid w:val="00943216"/>
    <w:rsid w:val="00943ECB"/>
    <w:rsid w:val="00944710"/>
    <w:rsid w:val="00944740"/>
    <w:rsid w:val="00944903"/>
    <w:rsid w:val="00945BD9"/>
    <w:rsid w:val="00946BC1"/>
    <w:rsid w:val="00950621"/>
    <w:rsid w:val="00950BA3"/>
    <w:rsid w:val="00951A4B"/>
    <w:rsid w:val="0095289B"/>
    <w:rsid w:val="00952BAE"/>
    <w:rsid w:val="0095341F"/>
    <w:rsid w:val="00953D14"/>
    <w:rsid w:val="00955503"/>
    <w:rsid w:val="00960B23"/>
    <w:rsid w:val="009636DB"/>
    <w:rsid w:val="00963E93"/>
    <w:rsid w:val="00964A65"/>
    <w:rsid w:val="009656B4"/>
    <w:rsid w:val="00966E99"/>
    <w:rsid w:val="00966F90"/>
    <w:rsid w:val="009671E5"/>
    <w:rsid w:val="009672DE"/>
    <w:rsid w:val="00967723"/>
    <w:rsid w:val="00967A70"/>
    <w:rsid w:val="00967B6C"/>
    <w:rsid w:val="00971627"/>
    <w:rsid w:val="00971BA5"/>
    <w:rsid w:val="0097228A"/>
    <w:rsid w:val="00972BCE"/>
    <w:rsid w:val="00973743"/>
    <w:rsid w:val="00973765"/>
    <w:rsid w:val="00974251"/>
    <w:rsid w:val="00974607"/>
    <w:rsid w:val="009779FD"/>
    <w:rsid w:val="00977C81"/>
    <w:rsid w:val="0098016A"/>
    <w:rsid w:val="00981530"/>
    <w:rsid w:val="00982355"/>
    <w:rsid w:val="0098290E"/>
    <w:rsid w:val="00982D4F"/>
    <w:rsid w:val="009873BD"/>
    <w:rsid w:val="009874D2"/>
    <w:rsid w:val="00987C73"/>
    <w:rsid w:val="00992787"/>
    <w:rsid w:val="009938F0"/>
    <w:rsid w:val="009955F5"/>
    <w:rsid w:val="00995A67"/>
    <w:rsid w:val="00996C3F"/>
    <w:rsid w:val="009978F4"/>
    <w:rsid w:val="00997EFB"/>
    <w:rsid w:val="009A0492"/>
    <w:rsid w:val="009A0A4A"/>
    <w:rsid w:val="009A1C9E"/>
    <w:rsid w:val="009A237E"/>
    <w:rsid w:val="009A3721"/>
    <w:rsid w:val="009A4971"/>
    <w:rsid w:val="009A4D78"/>
    <w:rsid w:val="009A58B3"/>
    <w:rsid w:val="009A5997"/>
    <w:rsid w:val="009A5BA0"/>
    <w:rsid w:val="009A5FAD"/>
    <w:rsid w:val="009B09E6"/>
    <w:rsid w:val="009B1BDC"/>
    <w:rsid w:val="009B247F"/>
    <w:rsid w:val="009B302B"/>
    <w:rsid w:val="009B43FD"/>
    <w:rsid w:val="009B4FAF"/>
    <w:rsid w:val="009B648B"/>
    <w:rsid w:val="009C0A3E"/>
    <w:rsid w:val="009C15A2"/>
    <w:rsid w:val="009C1837"/>
    <w:rsid w:val="009C245E"/>
    <w:rsid w:val="009C26B1"/>
    <w:rsid w:val="009C2C9A"/>
    <w:rsid w:val="009C3658"/>
    <w:rsid w:val="009C40EC"/>
    <w:rsid w:val="009C465E"/>
    <w:rsid w:val="009C6034"/>
    <w:rsid w:val="009C6CAF"/>
    <w:rsid w:val="009C76C3"/>
    <w:rsid w:val="009C7C58"/>
    <w:rsid w:val="009D1407"/>
    <w:rsid w:val="009D3317"/>
    <w:rsid w:val="009D6198"/>
    <w:rsid w:val="009D7E42"/>
    <w:rsid w:val="009E12E0"/>
    <w:rsid w:val="009E2589"/>
    <w:rsid w:val="009E477D"/>
    <w:rsid w:val="009E4D09"/>
    <w:rsid w:val="009E6204"/>
    <w:rsid w:val="009E6C32"/>
    <w:rsid w:val="009E6D0D"/>
    <w:rsid w:val="009E7424"/>
    <w:rsid w:val="009F0BA6"/>
    <w:rsid w:val="009F0D10"/>
    <w:rsid w:val="009F1E31"/>
    <w:rsid w:val="009F28A6"/>
    <w:rsid w:val="009F3F75"/>
    <w:rsid w:val="009F515E"/>
    <w:rsid w:val="009F6262"/>
    <w:rsid w:val="009F7FC7"/>
    <w:rsid w:val="00A01F3B"/>
    <w:rsid w:val="00A03B6C"/>
    <w:rsid w:val="00A04983"/>
    <w:rsid w:val="00A04DDA"/>
    <w:rsid w:val="00A067AA"/>
    <w:rsid w:val="00A107B3"/>
    <w:rsid w:val="00A1195F"/>
    <w:rsid w:val="00A11B0E"/>
    <w:rsid w:val="00A12B10"/>
    <w:rsid w:val="00A15AA4"/>
    <w:rsid w:val="00A15E62"/>
    <w:rsid w:val="00A16550"/>
    <w:rsid w:val="00A16C63"/>
    <w:rsid w:val="00A16DFF"/>
    <w:rsid w:val="00A17B68"/>
    <w:rsid w:val="00A20149"/>
    <w:rsid w:val="00A20224"/>
    <w:rsid w:val="00A20B5B"/>
    <w:rsid w:val="00A219D6"/>
    <w:rsid w:val="00A21C38"/>
    <w:rsid w:val="00A23CF3"/>
    <w:rsid w:val="00A2556D"/>
    <w:rsid w:val="00A25CA2"/>
    <w:rsid w:val="00A25F18"/>
    <w:rsid w:val="00A25F75"/>
    <w:rsid w:val="00A2746F"/>
    <w:rsid w:val="00A279FF"/>
    <w:rsid w:val="00A303B7"/>
    <w:rsid w:val="00A31D50"/>
    <w:rsid w:val="00A322C0"/>
    <w:rsid w:val="00A32B5A"/>
    <w:rsid w:val="00A33BC2"/>
    <w:rsid w:val="00A35084"/>
    <w:rsid w:val="00A35D80"/>
    <w:rsid w:val="00A363F9"/>
    <w:rsid w:val="00A40B24"/>
    <w:rsid w:val="00A41241"/>
    <w:rsid w:val="00A4190C"/>
    <w:rsid w:val="00A41BDA"/>
    <w:rsid w:val="00A42452"/>
    <w:rsid w:val="00A4341C"/>
    <w:rsid w:val="00A4349B"/>
    <w:rsid w:val="00A4547B"/>
    <w:rsid w:val="00A45E1D"/>
    <w:rsid w:val="00A464F2"/>
    <w:rsid w:val="00A47060"/>
    <w:rsid w:val="00A47378"/>
    <w:rsid w:val="00A4753A"/>
    <w:rsid w:val="00A47D2B"/>
    <w:rsid w:val="00A511C8"/>
    <w:rsid w:val="00A513FF"/>
    <w:rsid w:val="00A52142"/>
    <w:rsid w:val="00A52315"/>
    <w:rsid w:val="00A5331A"/>
    <w:rsid w:val="00A54266"/>
    <w:rsid w:val="00A56175"/>
    <w:rsid w:val="00A56A41"/>
    <w:rsid w:val="00A56CFB"/>
    <w:rsid w:val="00A56E96"/>
    <w:rsid w:val="00A57630"/>
    <w:rsid w:val="00A60F9A"/>
    <w:rsid w:val="00A65F0C"/>
    <w:rsid w:val="00A664A5"/>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5374"/>
    <w:rsid w:val="00A85C71"/>
    <w:rsid w:val="00A87AEC"/>
    <w:rsid w:val="00A90798"/>
    <w:rsid w:val="00A9082F"/>
    <w:rsid w:val="00A91D85"/>
    <w:rsid w:val="00A92698"/>
    <w:rsid w:val="00A9489A"/>
    <w:rsid w:val="00A9499D"/>
    <w:rsid w:val="00A95266"/>
    <w:rsid w:val="00A97914"/>
    <w:rsid w:val="00A97B8A"/>
    <w:rsid w:val="00AA0BFE"/>
    <w:rsid w:val="00AA19EB"/>
    <w:rsid w:val="00AA1B02"/>
    <w:rsid w:val="00AA2436"/>
    <w:rsid w:val="00AA319A"/>
    <w:rsid w:val="00AA32BA"/>
    <w:rsid w:val="00AA35ED"/>
    <w:rsid w:val="00AA4365"/>
    <w:rsid w:val="00AA7E74"/>
    <w:rsid w:val="00AB04CB"/>
    <w:rsid w:val="00AB221B"/>
    <w:rsid w:val="00AB259C"/>
    <w:rsid w:val="00AB3689"/>
    <w:rsid w:val="00AB3926"/>
    <w:rsid w:val="00AB451B"/>
    <w:rsid w:val="00AB7000"/>
    <w:rsid w:val="00AC3E5F"/>
    <w:rsid w:val="00AC4A71"/>
    <w:rsid w:val="00AC4AF7"/>
    <w:rsid w:val="00AC6B97"/>
    <w:rsid w:val="00AD1EDF"/>
    <w:rsid w:val="00AD2DAC"/>
    <w:rsid w:val="00AD4678"/>
    <w:rsid w:val="00AD5347"/>
    <w:rsid w:val="00AD584D"/>
    <w:rsid w:val="00AD5FEC"/>
    <w:rsid w:val="00AD7654"/>
    <w:rsid w:val="00AD79C6"/>
    <w:rsid w:val="00AE1943"/>
    <w:rsid w:val="00AE2A95"/>
    <w:rsid w:val="00AE4130"/>
    <w:rsid w:val="00AE4515"/>
    <w:rsid w:val="00AE46A8"/>
    <w:rsid w:val="00AE5E8A"/>
    <w:rsid w:val="00AE655D"/>
    <w:rsid w:val="00AE69CF"/>
    <w:rsid w:val="00AE7D1F"/>
    <w:rsid w:val="00AE7F3C"/>
    <w:rsid w:val="00AF0913"/>
    <w:rsid w:val="00AF1E2D"/>
    <w:rsid w:val="00AF25E5"/>
    <w:rsid w:val="00AF2B5E"/>
    <w:rsid w:val="00AF52D6"/>
    <w:rsid w:val="00AF5555"/>
    <w:rsid w:val="00AF5C46"/>
    <w:rsid w:val="00AF68CB"/>
    <w:rsid w:val="00B0041D"/>
    <w:rsid w:val="00B004B8"/>
    <w:rsid w:val="00B0370C"/>
    <w:rsid w:val="00B0490B"/>
    <w:rsid w:val="00B04FF0"/>
    <w:rsid w:val="00B05411"/>
    <w:rsid w:val="00B058CD"/>
    <w:rsid w:val="00B07325"/>
    <w:rsid w:val="00B10A20"/>
    <w:rsid w:val="00B12A69"/>
    <w:rsid w:val="00B12C86"/>
    <w:rsid w:val="00B12F5A"/>
    <w:rsid w:val="00B15D96"/>
    <w:rsid w:val="00B178FB"/>
    <w:rsid w:val="00B23916"/>
    <w:rsid w:val="00B27A95"/>
    <w:rsid w:val="00B316FF"/>
    <w:rsid w:val="00B324D0"/>
    <w:rsid w:val="00B3252C"/>
    <w:rsid w:val="00B32BAC"/>
    <w:rsid w:val="00B32DD9"/>
    <w:rsid w:val="00B3344B"/>
    <w:rsid w:val="00B3423C"/>
    <w:rsid w:val="00B34501"/>
    <w:rsid w:val="00B34C40"/>
    <w:rsid w:val="00B36690"/>
    <w:rsid w:val="00B37705"/>
    <w:rsid w:val="00B40596"/>
    <w:rsid w:val="00B412F4"/>
    <w:rsid w:val="00B41D2B"/>
    <w:rsid w:val="00B42FC5"/>
    <w:rsid w:val="00B43324"/>
    <w:rsid w:val="00B44668"/>
    <w:rsid w:val="00B4592C"/>
    <w:rsid w:val="00B46763"/>
    <w:rsid w:val="00B47AB6"/>
    <w:rsid w:val="00B536EE"/>
    <w:rsid w:val="00B5436B"/>
    <w:rsid w:val="00B54487"/>
    <w:rsid w:val="00B55399"/>
    <w:rsid w:val="00B57EF2"/>
    <w:rsid w:val="00B605DB"/>
    <w:rsid w:val="00B60EA1"/>
    <w:rsid w:val="00B62D3B"/>
    <w:rsid w:val="00B63435"/>
    <w:rsid w:val="00B64EAD"/>
    <w:rsid w:val="00B70673"/>
    <w:rsid w:val="00B7077E"/>
    <w:rsid w:val="00B72064"/>
    <w:rsid w:val="00B73083"/>
    <w:rsid w:val="00B76841"/>
    <w:rsid w:val="00B80545"/>
    <w:rsid w:val="00B82384"/>
    <w:rsid w:val="00B82FA6"/>
    <w:rsid w:val="00B831C6"/>
    <w:rsid w:val="00B8332B"/>
    <w:rsid w:val="00B84712"/>
    <w:rsid w:val="00B865D8"/>
    <w:rsid w:val="00B86F2C"/>
    <w:rsid w:val="00B86FC7"/>
    <w:rsid w:val="00B871E4"/>
    <w:rsid w:val="00B87A3A"/>
    <w:rsid w:val="00B9109A"/>
    <w:rsid w:val="00B911EF"/>
    <w:rsid w:val="00B93EF0"/>
    <w:rsid w:val="00B9575E"/>
    <w:rsid w:val="00B96E0E"/>
    <w:rsid w:val="00B97A2A"/>
    <w:rsid w:val="00B97E38"/>
    <w:rsid w:val="00BA0A5B"/>
    <w:rsid w:val="00BA1132"/>
    <w:rsid w:val="00BA1186"/>
    <w:rsid w:val="00BA16D3"/>
    <w:rsid w:val="00BA330B"/>
    <w:rsid w:val="00BA37E2"/>
    <w:rsid w:val="00BA4330"/>
    <w:rsid w:val="00BA4F22"/>
    <w:rsid w:val="00BA62AA"/>
    <w:rsid w:val="00BA7014"/>
    <w:rsid w:val="00BA73C5"/>
    <w:rsid w:val="00BA7CF9"/>
    <w:rsid w:val="00BB03D7"/>
    <w:rsid w:val="00BB0F71"/>
    <w:rsid w:val="00BB1642"/>
    <w:rsid w:val="00BB346C"/>
    <w:rsid w:val="00BB35EC"/>
    <w:rsid w:val="00BB4060"/>
    <w:rsid w:val="00BB45AB"/>
    <w:rsid w:val="00BB4FA8"/>
    <w:rsid w:val="00BB50B0"/>
    <w:rsid w:val="00BB5B11"/>
    <w:rsid w:val="00BC0E3F"/>
    <w:rsid w:val="00BC1D30"/>
    <w:rsid w:val="00BC3853"/>
    <w:rsid w:val="00BC41D2"/>
    <w:rsid w:val="00BC7B16"/>
    <w:rsid w:val="00BD18A5"/>
    <w:rsid w:val="00BD3B04"/>
    <w:rsid w:val="00BD4CC3"/>
    <w:rsid w:val="00BD5784"/>
    <w:rsid w:val="00BD7AA6"/>
    <w:rsid w:val="00BE092B"/>
    <w:rsid w:val="00BE1ED1"/>
    <w:rsid w:val="00BE23C4"/>
    <w:rsid w:val="00BE3B04"/>
    <w:rsid w:val="00BE3E61"/>
    <w:rsid w:val="00BE5ED3"/>
    <w:rsid w:val="00BE742F"/>
    <w:rsid w:val="00BF01C7"/>
    <w:rsid w:val="00BF041A"/>
    <w:rsid w:val="00BF083B"/>
    <w:rsid w:val="00BF0BF8"/>
    <w:rsid w:val="00BF1AD6"/>
    <w:rsid w:val="00BF1C91"/>
    <w:rsid w:val="00BF4811"/>
    <w:rsid w:val="00BF4B52"/>
    <w:rsid w:val="00BF4F59"/>
    <w:rsid w:val="00BF576E"/>
    <w:rsid w:val="00BF5EFF"/>
    <w:rsid w:val="00BF7582"/>
    <w:rsid w:val="00BF7ED8"/>
    <w:rsid w:val="00C00092"/>
    <w:rsid w:val="00C0083F"/>
    <w:rsid w:val="00C0194A"/>
    <w:rsid w:val="00C01AEC"/>
    <w:rsid w:val="00C023C2"/>
    <w:rsid w:val="00C0306F"/>
    <w:rsid w:val="00C036E4"/>
    <w:rsid w:val="00C036F2"/>
    <w:rsid w:val="00C04A39"/>
    <w:rsid w:val="00C0563B"/>
    <w:rsid w:val="00C06248"/>
    <w:rsid w:val="00C07353"/>
    <w:rsid w:val="00C077BD"/>
    <w:rsid w:val="00C07936"/>
    <w:rsid w:val="00C10F1D"/>
    <w:rsid w:val="00C10FAB"/>
    <w:rsid w:val="00C11779"/>
    <w:rsid w:val="00C117FD"/>
    <w:rsid w:val="00C11C19"/>
    <w:rsid w:val="00C13908"/>
    <w:rsid w:val="00C144D4"/>
    <w:rsid w:val="00C14559"/>
    <w:rsid w:val="00C145EA"/>
    <w:rsid w:val="00C151AB"/>
    <w:rsid w:val="00C15B95"/>
    <w:rsid w:val="00C15E54"/>
    <w:rsid w:val="00C16F2D"/>
    <w:rsid w:val="00C17308"/>
    <w:rsid w:val="00C20FFC"/>
    <w:rsid w:val="00C22E04"/>
    <w:rsid w:val="00C248EE"/>
    <w:rsid w:val="00C25045"/>
    <w:rsid w:val="00C25F8B"/>
    <w:rsid w:val="00C26D32"/>
    <w:rsid w:val="00C3079C"/>
    <w:rsid w:val="00C324B8"/>
    <w:rsid w:val="00C3295E"/>
    <w:rsid w:val="00C33854"/>
    <w:rsid w:val="00C33C57"/>
    <w:rsid w:val="00C35CD3"/>
    <w:rsid w:val="00C40214"/>
    <w:rsid w:val="00C4113C"/>
    <w:rsid w:val="00C45652"/>
    <w:rsid w:val="00C458FE"/>
    <w:rsid w:val="00C46570"/>
    <w:rsid w:val="00C473B6"/>
    <w:rsid w:val="00C47F8E"/>
    <w:rsid w:val="00C506D6"/>
    <w:rsid w:val="00C5147F"/>
    <w:rsid w:val="00C51B95"/>
    <w:rsid w:val="00C560B7"/>
    <w:rsid w:val="00C56C83"/>
    <w:rsid w:val="00C60F94"/>
    <w:rsid w:val="00C6332A"/>
    <w:rsid w:val="00C66169"/>
    <w:rsid w:val="00C66D88"/>
    <w:rsid w:val="00C679B4"/>
    <w:rsid w:val="00C718E4"/>
    <w:rsid w:val="00C72854"/>
    <w:rsid w:val="00C72E3B"/>
    <w:rsid w:val="00C73606"/>
    <w:rsid w:val="00C746FA"/>
    <w:rsid w:val="00C759AC"/>
    <w:rsid w:val="00C763E2"/>
    <w:rsid w:val="00C77652"/>
    <w:rsid w:val="00C80582"/>
    <w:rsid w:val="00C828C6"/>
    <w:rsid w:val="00C82BC1"/>
    <w:rsid w:val="00C83B02"/>
    <w:rsid w:val="00C86916"/>
    <w:rsid w:val="00C86CB0"/>
    <w:rsid w:val="00C8769E"/>
    <w:rsid w:val="00C879C7"/>
    <w:rsid w:val="00C87C04"/>
    <w:rsid w:val="00C90661"/>
    <w:rsid w:val="00C916DF"/>
    <w:rsid w:val="00C93204"/>
    <w:rsid w:val="00C95043"/>
    <w:rsid w:val="00C950B2"/>
    <w:rsid w:val="00C96D90"/>
    <w:rsid w:val="00CA02BA"/>
    <w:rsid w:val="00CA0B9B"/>
    <w:rsid w:val="00CA0D52"/>
    <w:rsid w:val="00CA1F89"/>
    <w:rsid w:val="00CA2058"/>
    <w:rsid w:val="00CA2AE4"/>
    <w:rsid w:val="00CA5141"/>
    <w:rsid w:val="00CA6823"/>
    <w:rsid w:val="00CA7243"/>
    <w:rsid w:val="00CB0174"/>
    <w:rsid w:val="00CB0C27"/>
    <w:rsid w:val="00CB10B5"/>
    <w:rsid w:val="00CB18B5"/>
    <w:rsid w:val="00CB1D10"/>
    <w:rsid w:val="00CB22CB"/>
    <w:rsid w:val="00CB3F1D"/>
    <w:rsid w:val="00CB4E49"/>
    <w:rsid w:val="00CB5AE0"/>
    <w:rsid w:val="00CB5EED"/>
    <w:rsid w:val="00CC035A"/>
    <w:rsid w:val="00CC0A2C"/>
    <w:rsid w:val="00CC0B4F"/>
    <w:rsid w:val="00CC182A"/>
    <w:rsid w:val="00CC31A9"/>
    <w:rsid w:val="00CC3EA2"/>
    <w:rsid w:val="00CC401C"/>
    <w:rsid w:val="00CC461F"/>
    <w:rsid w:val="00CC6C0A"/>
    <w:rsid w:val="00CC798D"/>
    <w:rsid w:val="00CD02B3"/>
    <w:rsid w:val="00CD0A4F"/>
    <w:rsid w:val="00CD10E5"/>
    <w:rsid w:val="00CD2190"/>
    <w:rsid w:val="00CD43E8"/>
    <w:rsid w:val="00CD4E74"/>
    <w:rsid w:val="00CD54B7"/>
    <w:rsid w:val="00CD6104"/>
    <w:rsid w:val="00CD68CF"/>
    <w:rsid w:val="00CD6D01"/>
    <w:rsid w:val="00CD7905"/>
    <w:rsid w:val="00CE099F"/>
    <w:rsid w:val="00CE1BD4"/>
    <w:rsid w:val="00CE337A"/>
    <w:rsid w:val="00CE34F0"/>
    <w:rsid w:val="00CE59D2"/>
    <w:rsid w:val="00CE64C4"/>
    <w:rsid w:val="00CE6632"/>
    <w:rsid w:val="00CE6D93"/>
    <w:rsid w:val="00CE74AC"/>
    <w:rsid w:val="00CF0A40"/>
    <w:rsid w:val="00CF1074"/>
    <w:rsid w:val="00CF4AE8"/>
    <w:rsid w:val="00CF514A"/>
    <w:rsid w:val="00D005BB"/>
    <w:rsid w:val="00D005DA"/>
    <w:rsid w:val="00D01214"/>
    <w:rsid w:val="00D01F38"/>
    <w:rsid w:val="00D02806"/>
    <w:rsid w:val="00D028E4"/>
    <w:rsid w:val="00D04072"/>
    <w:rsid w:val="00D0628C"/>
    <w:rsid w:val="00D06D7C"/>
    <w:rsid w:val="00D06E73"/>
    <w:rsid w:val="00D06F8B"/>
    <w:rsid w:val="00D106F7"/>
    <w:rsid w:val="00D110DC"/>
    <w:rsid w:val="00D12F29"/>
    <w:rsid w:val="00D13555"/>
    <w:rsid w:val="00D14AC2"/>
    <w:rsid w:val="00D1520B"/>
    <w:rsid w:val="00D2078E"/>
    <w:rsid w:val="00D2179A"/>
    <w:rsid w:val="00D21BE5"/>
    <w:rsid w:val="00D21FC9"/>
    <w:rsid w:val="00D22739"/>
    <w:rsid w:val="00D22A2B"/>
    <w:rsid w:val="00D22C87"/>
    <w:rsid w:val="00D242F5"/>
    <w:rsid w:val="00D24648"/>
    <w:rsid w:val="00D24F60"/>
    <w:rsid w:val="00D25A41"/>
    <w:rsid w:val="00D2657B"/>
    <w:rsid w:val="00D267A5"/>
    <w:rsid w:val="00D26CC1"/>
    <w:rsid w:val="00D27730"/>
    <w:rsid w:val="00D30F75"/>
    <w:rsid w:val="00D3131B"/>
    <w:rsid w:val="00D31E03"/>
    <w:rsid w:val="00D31F70"/>
    <w:rsid w:val="00D33270"/>
    <w:rsid w:val="00D34054"/>
    <w:rsid w:val="00D37991"/>
    <w:rsid w:val="00D40A31"/>
    <w:rsid w:val="00D429C8"/>
    <w:rsid w:val="00D438D7"/>
    <w:rsid w:val="00D43ED4"/>
    <w:rsid w:val="00D443B7"/>
    <w:rsid w:val="00D460D7"/>
    <w:rsid w:val="00D46E17"/>
    <w:rsid w:val="00D51252"/>
    <w:rsid w:val="00D5190A"/>
    <w:rsid w:val="00D51D41"/>
    <w:rsid w:val="00D51DAE"/>
    <w:rsid w:val="00D52967"/>
    <w:rsid w:val="00D52AF5"/>
    <w:rsid w:val="00D53A71"/>
    <w:rsid w:val="00D542DB"/>
    <w:rsid w:val="00D60ADE"/>
    <w:rsid w:val="00D62830"/>
    <w:rsid w:val="00D6316B"/>
    <w:rsid w:val="00D651FB"/>
    <w:rsid w:val="00D65950"/>
    <w:rsid w:val="00D66465"/>
    <w:rsid w:val="00D664AA"/>
    <w:rsid w:val="00D702B1"/>
    <w:rsid w:val="00D7132B"/>
    <w:rsid w:val="00D71530"/>
    <w:rsid w:val="00D730FF"/>
    <w:rsid w:val="00D740EC"/>
    <w:rsid w:val="00D742ED"/>
    <w:rsid w:val="00D74FF3"/>
    <w:rsid w:val="00D75DA9"/>
    <w:rsid w:val="00D7627B"/>
    <w:rsid w:val="00D77F13"/>
    <w:rsid w:val="00D805DD"/>
    <w:rsid w:val="00D80745"/>
    <w:rsid w:val="00D8119B"/>
    <w:rsid w:val="00D819DC"/>
    <w:rsid w:val="00D819EB"/>
    <w:rsid w:val="00D8220E"/>
    <w:rsid w:val="00D83DE3"/>
    <w:rsid w:val="00D850BA"/>
    <w:rsid w:val="00D8567C"/>
    <w:rsid w:val="00D85B13"/>
    <w:rsid w:val="00D85DB4"/>
    <w:rsid w:val="00D908CD"/>
    <w:rsid w:val="00D90B11"/>
    <w:rsid w:val="00D90ECC"/>
    <w:rsid w:val="00D92A9B"/>
    <w:rsid w:val="00D9362F"/>
    <w:rsid w:val="00D9384F"/>
    <w:rsid w:val="00D94DE1"/>
    <w:rsid w:val="00D97E12"/>
    <w:rsid w:val="00DA04A4"/>
    <w:rsid w:val="00DA0C0E"/>
    <w:rsid w:val="00DA17DE"/>
    <w:rsid w:val="00DA553B"/>
    <w:rsid w:val="00DA5641"/>
    <w:rsid w:val="00DA5961"/>
    <w:rsid w:val="00DA5AEA"/>
    <w:rsid w:val="00DA69D3"/>
    <w:rsid w:val="00DA6B16"/>
    <w:rsid w:val="00DA6FC3"/>
    <w:rsid w:val="00DA7E0F"/>
    <w:rsid w:val="00DB1E49"/>
    <w:rsid w:val="00DB3E55"/>
    <w:rsid w:val="00DB4DDE"/>
    <w:rsid w:val="00DB53A2"/>
    <w:rsid w:val="00DB5CFC"/>
    <w:rsid w:val="00DB5FD1"/>
    <w:rsid w:val="00DC1F1E"/>
    <w:rsid w:val="00DC2299"/>
    <w:rsid w:val="00DC2F02"/>
    <w:rsid w:val="00DC46DF"/>
    <w:rsid w:val="00DC4804"/>
    <w:rsid w:val="00DC6C7D"/>
    <w:rsid w:val="00DC71F6"/>
    <w:rsid w:val="00DD020C"/>
    <w:rsid w:val="00DD036E"/>
    <w:rsid w:val="00DD0E1A"/>
    <w:rsid w:val="00DD2D16"/>
    <w:rsid w:val="00DD32D3"/>
    <w:rsid w:val="00DD33FA"/>
    <w:rsid w:val="00DD6A4C"/>
    <w:rsid w:val="00DD75BE"/>
    <w:rsid w:val="00DE133F"/>
    <w:rsid w:val="00DE2953"/>
    <w:rsid w:val="00DE3FD9"/>
    <w:rsid w:val="00DE47EB"/>
    <w:rsid w:val="00DE54FC"/>
    <w:rsid w:val="00DE59B3"/>
    <w:rsid w:val="00DE75B9"/>
    <w:rsid w:val="00DE7B14"/>
    <w:rsid w:val="00DE7BF6"/>
    <w:rsid w:val="00DE7CB1"/>
    <w:rsid w:val="00DE7CC0"/>
    <w:rsid w:val="00DE7D29"/>
    <w:rsid w:val="00DF1307"/>
    <w:rsid w:val="00DF559D"/>
    <w:rsid w:val="00DF7D60"/>
    <w:rsid w:val="00E0012A"/>
    <w:rsid w:val="00E02500"/>
    <w:rsid w:val="00E0297A"/>
    <w:rsid w:val="00E02E8F"/>
    <w:rsid w:val="00E036E5"/>
    <w:rsid w:val="00E04022"/>
    <w:rsid w:val="00E072DA"/>
    <w:rsid w:val="00E10139"/>
    <w:rsid w:val="00E102E8"/>
    <w:rsid w:val="00E176C1"/>
    <w:rsid w:val="00E178EA"/>
    <w:rsid w:val="00E21572"/>
    <w:rsid w:val="00E21B42"/>
    <w:rsid w:val="00E22C2F"/>
    <w:rsid w:val="00E23176"/>
    <w:rsid w:val="00E2591D"/>
    <w:rsid w:val="00E2602F"/>
    <w:rsid w:val="00E27773"/>
    <w:rsid w:val="00E3097C"/>
    <w:rsid w:val="00E3156B"/>
    <w:rsid w:val="00E316CE"/>
    <w:rsid w:val="00E31BFA"/>
    <w:rsid w:val="00E32B1D"/>
    <w:rsid w:val="00E345ED"/>
    <w:rsid w:val="00E34952"/>
    <w:rsid w:val="00E34CEA"/>
    <w:rsid w:val="00E34E93"/>
    <w:rsid w:val="00E352BB"/>
    <w:rsid w:val="00E356E3"/>
    <w:rsid w:val="00E35DB0"/>
    <w:rsid w:val="00E3724E"/>
    <w:rsid w:val="00E40AAA"/>
    <w:rsid w:val="00E41A8A"/>
    <w:rsid w:val="00E41BFA"/>
    <w:rsid w:val="00E42DB1"/>
    <w:rsid w:val="00E42E19"/>
    <w:rsid w:val="00E4343B"/>
    <w:rsid w:val="00E43A1E"/>
    <w:rsid w:val="00E44EF9"/>
    <w:rsid w:val="00E461ED"/>
    <w:rsid w:val="00E46BFB"/>
    <w:rsid w:val="00E47A2A"/>
    <w:rsid w:val="00E50D0E"/>
    <w:rsid w:val="00E50DE9"/>
    <w:rsid w:val="00E50FB6"/>
    <w:rsid w:val="00E5196D"/>
    <w:rsid w:val="00E533F3"/>
    <w:rsid w:val="00E5415F"/>
    <w:rsid w:val="00E54F50"/>
    <w:rsid w:val="00E55646"/>
    <w:rsid w:val="00E55C35"/>
    <w:rsid w:val="00E55D9E"/>
    <w:rsid w:val="00E5619B"/>
    <w:rsid w:val="00E565DB"/>
    <w:rsid w:val="00E578B1"/>
    <w:rsid w:val="00E61027"/>
    <w:rsid w:val="00E614A5"/>
    <w:rsid w:val="00E63652"/>
    <w:rsid w:val="00E63DBF"/>
    <w:rsid w:val="00E64A0A"/>
    <w:rsid w:val="00E64A20"/>
    <w:rsid w:val="00E65684"/>
    <w:rsid w:val="00E658E5"/>
    <w:rsid w:val="00E65C12"/>
    <w:rsid w:val="00E679C9"/>
    <w:rsid w:val="00E67C09"/>
    <w:rsid w:val="00E7163E"/>
    <w:rsid w:val="00E71B63"/>
    <w:rsid w:val="00E71B91"/>
    <w:rsid w:val="00E7223F"/>
    <w:rsid w:val="00E73CEF"/>
    <w:rsid w:val="00E74A5B"/>
    <w:rsid w:val="00E7511F"/>
    <w:rsid w:val="00E757F3"/>
    <w:rsid w:val="00E75E09"/>
    <w:rsid w:val="00E75F96"/>
    <w:rsid w:val="00E761E3"/>
    <w:rsid w:val="00E76F78"/>
    <w:rsid w:val="00E808E2"/>
    <w:rsid w:val="00E80C0E"/>
    <w:rsid w:val="00E82882"/>
    <w:rsid w:val="00E8387D"/>
    <w:rsid w:val="00E84FBF"/>
    <w:rsid w:val="00E85ACF"/>
    <w:rsid w:val="00E85B5A"/>
    <w:rsid w:val="00E85D79"/>
    <w:rsid w:val="00E87530"/>
    <w:rsid w:val="00E87AFC"/>
    <w:rsid w:val="00E87F94"/>
    <w:rsid w:val="00E902B1"/>
    <w:rsid w:val="00E90709"/>
    <w:rsid w:val="00E917FF"/>
    <w:rsid w:val="00E91BD1"/>
    <w:rsid w:val="00E926D1"/>
    <w:rsid w:val="00E92A60"/>
    <w:rsid w:val="00E92EC8"/>
    <w:rsid w:val="00E93D20"/>
    <w:rsid w:val="00E93D37"/>
    <w:rsid w:val="00E94D46"/>
    <w:rsid w:val="00E961B3"/>
    <w:rsid w:val="00E967EC"/>
    <w:rsid w:val="00E97B7C"/>
    <w:rsid w:val="00EA2914"/>
    <w:rsid w:val="00EA357C"/>
    <w:rsid w:val="00EA36A9"/>
    <w:rsid w:val="00EA42E5"/>
    <w:rsid w:val="00EA4B98"/>
    <w:rsid w:val="00EA4E99"/>
    <w:rsid w:val="00EA56CE"/>
    <w:rsid w:val="00EA58FA"/>
    <w:rsid w:val="00EA732F"/>
    <w:rsid w:val="00EA7DEC"/>
    <w:rsid w:val="00EB14DD"/>
    <w:rsid w:val="00EB3492"/>
    <w:rsid w:val="00EB6081"/>
    <w:rsid w:val="00EC2172"/>
    <w:rsid w:val="00EC3F90"/>
    <w:rsid w:val="00EC411F"/>
    <w:rsid w:val="00EC52CE"/>
    <w:rsid w:val="00EC5ED9"/>
    <w:rsid w:val="00EC65ED"/>
    <w:rsid w:val="00EC6B38"/>
    <w:rsid w:val="00EC76D5"/>
    <w:rsid w:val="00EC79F8"/>
    <w:rsid w:val="00ED0193"/>
    <w:rsid w:val="00ED0493"/>
    <w:rsid w:val="00ED1A5D"/>
    <w:rsid w:val="00ED204B"/>
    <w:rsid w:val="00ED24E6"/>
    <w:rsid w:val="00ED33DC"/>
    <w:rsid w:val="00ED38F6"/>
    <w:rsid w:val="00ED45B6"/>
    <w:rsid w:val="00ED523D"/>
    <w:rsid w:val="00ED5352"/>
    <w:rsid w:val="00ED5A59"/>
    <w:rsid w:val="00ED5E5B"/>
    <w:rsid w:val="00ED6012"/>
    <w:rsid w:val="00ED640A"/>
    <w:rsid w:val="00ED640E"/>
    <w:rsid w:val="00ED6EB6"/>
    <w:rsid w:val="00ED75C8"/>
    <w:rsid w:val="00ED75FC"/>
    <w:rsid w:val="00EE19EF"/>
    <w:rsid w:val="00EE2643"/>
    <w:rsid w:val="00EE3B70"/>
    <w:rsid w:val="00EE512B"/>
    <w:rsid w:val="00EE51CB"/>
    <w:rsid w:val="00EE5B4F"/>
    <w:rsid w:val="00EE715D"/>
    <w:rsid w:val="00EE73F2"/>
    <w:rsid w:val="00EF0B59"/>
    <w:rsid w:val="00EF0FAB"/>
    <w:rsid w:val="00EF1CDC"/>
    <w:rsid w:val="00EF1D95"/>
    <w:rsid w:val="00EF202C"/>
    <w:rsid w:val="00EF29CF"/>
    <w:rsid w:val="00EF2B0E"/>
    <w:rsid w:val="00EF2CE7"/>
    <w:rsid w:val="00EF3CA1"/>
    <w:rsid w:val="00EF45C6"/>
    <w:rsid w:val="00EF5384"/>
    <w:rsid w:val="00EF5A81"/>
    <w:rsid w:val="00EF70F5"/>
    <w:rsid w:val="00F00070"/>
    <w:rsid w:val="00F01148"/>
    <w:rsid w:val="00F0267E"/>
    <w:rsid w:val="00F02A8B"/>
    <w:rsid w:val="00F059C2"/>
    <w:rsid w:val="00F05D56"/>
    <w:rsid w:val="00F06948"/>
    <w:rsid w:val="00F06FBF"/>
    <w:rsid w:val="00F151B6"/>
    <w:rsid w:val="00F16E4F"/>
    <w:rsid w:val="00F17A78"/>
    <w:rsid w:val="00F21253"/>
    <w:rsid w:val="00F22459"/>
    <w:rsid w:val="00F23A57"/>
    <w:rsid w:val="00F2469D"/>
    <w:rsid w:val="00F2586E"/>
    <w:rsid w:val="00F25C42"/>
    <w:rsid w:val="00F25F98"/>
    <w:rsid w:val="00F27964"/>
    <w:rsid w:val="00F302B6"/>
    <w:rsid w:val="00F30C34"/>
    <w:rsid w:val="00F30D54"/>
    <w:rsid w:val="00F331C4"/>
    <w:rsid w:val="00F33804"/>
    <w:rsid w:val="00F33E0B"/>
    <w:rsid w:val="00F3404A"/>
    <w:rsid w:val="00F350A2"/>
    <w:rsid w:val="00F35C27"/>
    <w:rsid w:val="00F4202F"/>
    <w:rsid w:val="00F42C4F"/>
    <w:rsid w:val="00F4357F"/>
    <w:rsid w:val="00F44802"/>
    <w:rsid w:val="00F465E2"/>
    <w:rsid w:val="00F4685F"/>
    <w:rsid w:val="00F477C6"/>
    <w:rsid w:val="00F478D2"/>
    <w:rsid w:val="00F508D8"/>
    <w:rsid w:val="00F51037"/>
    <w:rsid w:val="00F5178F"/>
    <w:rsid w:val="00F5190E"/>
    <w:rsid w:val="00F51C51"/>
    <w:rsid w:val="00F51CFD"/>
    <w:rsid w:val="00F51F3D"/>
    <w:rsid w:val="00F52B74"/>
    <w:rsid w:val="00F53E83"/>
    <w:rsid w:val="00F542B1"/>
    <w:rsid w:val="00F55439"/>
    <w:rsid w:val="00F562C0"/>
    <w:rsid w:val="00F6040A"/>
    <w:rsid w:val="00F61EFB"/>
    <w:rsid w:val="00F6238D"/>
    <w:rsid w:val="00F62564"/>
    <w:rsid w:val="00F63219"/>
    <w:rsid w:val="00F65377"/>
    <w:rsid w:val="00F65B32"/>
    <w:rsid w:val="00F67ABE"/>
    <w:rsid w:val="00F7210F"/>
    <w:rsid w:val="00F721A7"/>
    <w:rsid w:val="00F730A0"/>
    <w:rsid w:val="00F75D5A"/>
    <w:rsid w:val="00F76C0E"/>
    <w:rsid w:val="00F77EE3"/>
    <w:rsid w:val="00F83CB1"/>
    <w:rsid w:val="00F8565A"/>
    <w:rsid w:val="00F85888"/>
    <w:rsid w:val="00F86242"/>
    <w:rsid w:val="00F86475"/>
    <w:rsid w:val="00F86B93"/>
    <w:rsid w:val="00F877F4"/>
    <w:rsid w:val="00F91365"/>
    <w:rsid w:val="00F916D0"/>
    <w:rsid w:val="00F96497"/>
    <w:rsid w:val="00F96624"/>
    <w:rsid w:val="00F966DA"/>
    <w:rsid w:val="00F96B1A"/>
    <w:rsid w:val="00F97EAF"/>
    <w:rsid w:val="00FA2436"/>
    <w:rsid w:val="00FA39D6"/>
    <w:rsid w:val="00FA4292"/>
    <w:rsid w:val="00FA437A"/>
    <w:rsid w:val="00FA4A2F"/>
    <w:rsid w:val="00FA68D2"/>
    <w:rsid w:val="00FA6A0B"/>
    <w:rsid w:val="00FA6D81"/>
    <w:rsid w:val="00FA7D28"/>
    <w:rsid w:val="00FB31F6"/>
    <w:rsid w:val="00FB40F5"/>
    <w:rsid w:val="00FB52BC"/>
    <w:rsid w:val="00FB582E"/>
    <w:rsid w:val="00FB5A8C"/>
    <w:rsid w:val="00FB7A7A"/>
    <w:rsid w:val="00FC0EF3"/>
    <w:rsid w:val="00FC1684"/>
    <w:rsid w:val="00FC179E"/>
    <w:rsid w:val="00FC28E4"/>
    <w:rsid w:val="00FC5592"/>
    <w:rsid w:val="00FC5EBA"/>
    <w:rsid w:val="00FC6E11"/>
    <w:rsid w:val="00FC7D43"/>
    <w:rsid w:val="00FC7E89"/>
    <w:rsid w:val="00FD1A90"/>
    <w:rsid w:val="00FD1BA8"/>
    <w:rsid w:val="00FD2667"/>
    <w:rsid w:val="00FD3AA4"/>
    <w:rsid w:val="00FD4A22"/>
    <w:rsid w:val="00FD4D1B"/>
    <w:rsid w:val="00FD4D27"/>
    <w:rsid w:val="00FD5746"/>
    <w:rsid w:val="00FD6262"/>
    <w:rsid w:val="00FD6294"/>
    <w:rsid w:val="00FD6C6C"/>
    <w:rsid w:val="00FD7511"/>
    <w:rsid w:val="00FD7807"/>
    <w:rsid w:val="00FE196C"/>
    <w:rsid w:val="00FE3577"/>
    <w:rsid w:val="00FE4BE9"/>
    <w:rsid w:val="00FE63F3"/>
    <w:rsid w:val="00FE663C"/>
    <w:rsid w:val="00FE681C"/>
    <w:rsid w:val="00FF0678"/>
    <w:rsid w:val="00FF095D"/>
    <w:rsid w:val="00FF0A54"/>
    <w:rsid w:val="00FF0CB4"/>
    <w:rsid w:val="00FF1006"/>
    <w:rsid w:val="00FF1CFD"/>
    <w:rsid w:val="00FF2632"/>
    <w:rsid w:val="00FF3E10"/>
    <w:rsid w:val="00FF481B"/>
    <w:rsid w:val="00FF514F"/>
    <w:rsid w:val="00FF6D00"/>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EE22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6B792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styleId="Emphasis">
    <w:name w:val="Emphasis"/>
    <w:basedOn w:val="DefaultParagraphFont"/>
    <w:uiPriority w:val="20"/>
    <w:qFormat/>
    <w:rsid w:val="00D65950"/>
    <w:rPr>
      <w:i/>
      <w:iCs/>
    </w:rPr>
  </w:style>
  <w:style w:type="character" w:styleId="Strong">
    <w:name w:val="Strong"/>
    <w:basedOn w:val="DefaultParagraphFont"/>
    <w:uiPriority w:val="22"/>
    <w:qFormat/>
    <w:rsid w:val="004A1EFB"/>
    <w:rPr>
      <w:b/>
      <w:bCs/>
    </w:rPr>
  </w:style>
  <w:style w:type="character" w:customStyle="1" w:styleId="hps">
    <w:name w:val="hps"/>
    <w:basedOn w:val="DefaultParagraphFont"/>
    <w:rsid w:val="004A1EFB"/>
  </w:style>
  <w:style w:type="character" w:customStyle="1" w:styleId="fontstyle01">
    <w:name w:val="fontstyle01"/>
    <w:basedOn w:val="DefaultParagraphFont"/>
    <w:rsid w:val="0087762A"/>
    <w:rPr>
      <w:rFonts w:ascii="Courier New" w:hAnsi="Courier New" w:cs="Courier New" w:hint="default"/>
      <w:b w:val="0"/>
      <w:bCs w:val="0"/>
      <w:i w:val="0"/>
      <w:iCs w:val="0"/>
      <w:color w:val="000000"/>
      <w:sz w:val="32"/>
      <w:szCs w:val="32"/>
    </w:rPr>
  </w:style>
  <w:style w:type="character" w:styleId="HTMLCode">
    <w:name w:val="HTML Code"/>
    <w:basedOn w:val="DefaultParagraphFont"/>
    <w:uiPriority w:val="99"/>
    <w:semiHidden/>
    <w:unhideWhenUsed/>
    <w:locked/>
    <w:rsid w:val="00AE46A8"/>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locked/>
    <w:rsid w:val="00B3252C"/>
    <w:pPr>
      <w:spacing w:line="240" w:lineRule="auto"/>
    </w:pPr>
    <w:rPr>
      <w:sz w:val="20"/>
      <w:szCs w:val="20"/>
    </w:rPr>
  </w:style>
  <w:style w:type="character" w:customStyle="1" w:styleId="EndnoteTextChar">
    <w:name w:val="Endnote Text Char"/>
    <w:basedOn w:val="DefaultParagraphFont"/>
    <w:link w:val="EndnoteText"/>
    <w:uiPriority w:val="99"/>
    <w:semiHidden/>
    <w:rsid w:val="00B3252C"/>
    <w:rPr>
      <w:lang w:val="en-US" w:eastAsia="zh-CN"/>
    </w:rPr>
  </w:style>
  <w:style w:type="character" w:styleId="EndnoteReference">
    <w:name w:val="endnote reference"/>
    <w:basedOn w:val="DefaultParagraphFont"/>
    <w:uiPriority w:val="99"/>
    <w:semiHidden/>
    <w:unhideWhenUsed/>
    <w:locked/>
    <w:rsid w:val="00B3252C"/>
    <w:rPr>
      <w:vertAlign w:val="superscript"/>
    </w:rPr>
  </w:style>
  <w:style w:type="paragraph" w:styleId="HTMLPreformatted">
    <w:name w:val="HTML Preformatted"/>
    <w:basedOn w:val="Normal"/>
    <w:link w:val="HTMLPreformattedChar"/>
    <w:uiPriority w:val="99"/>
    <w:semiHidden/>
    <w:unhideWhenUsed/>
    <w:locked/>
    <w:rsid w:val="00743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7432B5"/>
    <w:rPr>
      <w:rFonts w:ascii="Courier New" w:hAnsi="Courier New" w:cs="Courier New"/>
    </w:rPr>
  </w:style>
  <w:style w:type="paragraph" w:styleId="BalloonText">
    <w:name w:val="Balloon Text"/>
    <w:basedOn w:val="Normal"/>
    <w:link w:val="BalloonTextChar"/>
    <w:uiPriority w:val="99"/>
    <w:semiHidden/>
    <w:unhideWhenUsed/>
    <w:locked/>
    <w:rsid w:val="00ED45B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5B6"/>
    <w:rPr>
      <w:rFonts w:ascii="Tahoma" w:hAnsi="Tahoma" w:cs="Tahoma"/>
      <w:sz w:val="16"/>
      <w:szCs w:val="16"/>
      <w:lang w:val="en-US" w:eastAsia="zh-CN"/>
    </w:rPr>
  </w:style>
  <w:style w:type="character" w:styleId="CommentReference">
    <w:name w:val="annotation reference"/>
    <w:basedOn w:val="DefaultParagraphFont"/>
    <w:uiPriority w:val="99"/>
    <w:semiHidden/>
    <w:unhideWhenUsed/>
    <w:locked/>
    <w:rsid w:val="00ED45B6"/>
    <w:rPr>
      <w:sz w:val="16"/>
      <w:szCs w:val="16"/>
    </w:rPr>
  </w:style>
  <w:style w:type="paragraph" w:styleId="CommentText">
    <w:name w:val="annotation text"/>
    <w:basedOn w:val="Normal"/>
    <w:link w:val="CommentTextChar"/>
    <w:uiPriority w:val="99"/>
    <w:semiHidden/>
    <w:unhideWhenUsed/>
    <w:locked/>
    <w:rsid w:val="00ED45B6"/>
    <w:pPr>
      <w:spacing w:line="240" w:lineRule="auto"/>
    </w:pPr>
    <w:rPr>
      <w:sz w:val="20"/>
      <w:szCs w:val="20"/>
    </w:rPr>
  </w:style>
  <w:style w:type="character" w:customStyle="1" w:styleId="CommentTextChar">
    <w:name w:val="Comment Text Char"/>
    <w:basedOn w:val="DefaultParagraphFont"/>
    <w:link w:val="CommentText"/>
    <w:uiPriority w:val="99"/>
    <w:semiHidden/>
    <w:rsid w:val="00ED45B6"/>
    <w:rPr>
      <w:lang w:val="en-US" w:eastAsia="zh-CN"/>
    </w:rPr>
  </w:style>
  <w:style w:type="paragraph" w:styleId="CommentSubject">
    <w:name w:val="annotation subject"/>
    <w:basedOn w:val="CommentText"/>
    <w:next w:val="CommentText"/>
    <w:link w:val="CommentSubjectChar"/>
    <w:uiPriority w:val="99"/>
    <w:semiHidden/>
    <w:unhideWhenUsed/>
    <w:locked/>
    <w:rsid w:val="00ED45B6"/>
    <w:rPr>
      <w:b/>
      <w:bCs/>
    </w:rPr>
  </w:style>
  <w:style w:type="character" w:customStyle="1" w:styleId="CommentSubjectChar">
    <w:name w:val="Comment Subject Char"/>
    <w:basedOn w:val="CommentTextChar"/>
    <w:link w:val="CommentSubject"/>
    <w:uiPriority w:val="99"/>
    <w:semiHidden/>
    <w:rsid w:val="00ED45B6"/>
    <w:rPr>
      <w:b/>
      <w:bCs/>
      <w:lang w:val="en-US" w:eastAsia="zh-CN"/>
    </w:rPr>
  </w:style>
  <w:style w:type="paragraph" w:styleId="Revision">
    <w:name w:val="Revision"/>
    <w:hidden/>
    <w:uiPriority w:val="99"/>
    <w:semiHidden/>
    <w:rsid w:val="00B412F4"/>
    <w:rPr>
      <w:sz w:val="24"/>
      <w:szCs w:val="24"/>
      <w:lang w:val="en-US" w:eastAsia="zh-CN"/>
    </w:rPr>
  </w:style>
  <w:style w:type="paragraph" w:styleId="TableofFigures">
    <w:name w:val="table of figures"/>
    <w:basedOn w:val="Normal"/>
    <w:next w:val="Normal"/>
    <w:uiPriority w:val="99"/>
    <w:unhideWhenUsed/>
    <w:locked/>
    <w:rsid w:val="00D742ED"/>
  </w:style>
  <w:style w:type="character" w:customStyle="1" w:styleId="a-size-extra-large">
    <w:name w:val="a-size-extra-large"/>
    <w:basedOn w:val="DefaultParagraphFont"/>
    <w:rsid w:val="00851456"/>
  </w:style>
  <w:style w:type="character" w:customStyle="1" w:styleId="a-size-large">
    <w:name w:val="a-size-large"/>
    <w:basedOn w:val="DefaultParagraphFont"/>
    <w:rsid w:val="008514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75848209">
      <w:bodyDiv w:val="1"/>
      <w:marLeft w:val="0"/>
      <w:marRight w:val="0"/>
      <w:marTop w:val="0"/>
      <w:marBottom w:val="0"/>
      <w:divBdr>
        <w:top w:val="none" w:sz="0" w:space="0" w:color="auto"/>
        <w:left w:val="none" w:sz="0" w:space="0" w:color="auto"/>
        <w:bottom w:val="none" w:sz="0" w:space="0" w:color="auto"/>
        <w:right w:val="none" w:sz="0" w:space="0" w:color="auto"/>
      </w:divBdr>
      <w:divsChild>
        <w:div w:id="354963184">
          <w:marLeft w:val="0"/>
          <w:marRight w:val="0"/>
          <w:marTop w:val="0"/>
          <w:marBottom w:val="0"/>
          <w:divBdr>
            <w:top w:val="none" w:sz="0" w:space="0" w:color="auto"/>
            <w:left w:val="none" w:sz="0" w:space="0" w:color="auto"/>
            <w:bottom w:val="none" w:sz="0" w:space="0" w:color="auto"/>
            <w:right w:val="none" w:sz="0" w:space="0" w:color="auto"/>
          </w:divBdr>
        </w:div>
        <w:div w:id="1547061639">
          <w:marLeft w:val="0"/>
          <w:marRight w:val="0"/>
          <w:marTop w:val="0"/>
          <w:marBottom w:val="0"/>
          <w:divBdr>
            <w:top w:val="none" w:sz="0" w:space="0" w:color="auto"/>
            <w:left w:val="none" w:sz="0" w:space="0" w:color="auto"/>
            <w:bottom w:val="none" w:sz="0" w:space="0" w:color="auto"/>
            <w:right w:val="none" w:sz="0" w:space="0" w:color="auto"/>
          </w:divBdr>
        </w:div>
        <w:div w:id="1935237347">
          <w:marLeft w:val="0"/>
          <w:marRight w:val="0"/>
          <w:marTop w:val="0"/>
          <w:marBottom w:val="0"/>
          <w:divBdr>
            <w:top w:val="none" w:sz="0" w:space="0" w:color="auto"/>
            <w:left w:val="none" w:sz="0" w:space="0" w:color="auto"/>
            <w:bottom w:val="none" w:sz="0" w:space="0" w:color="auto"/>
            <w:right w:val="none" w:sz="0" w:space="0" w:color="auto"/>
          </w:divBdr>
        </w:div>
      </w:divsChild>
    </w:div>
    <w:div w:id="187182278">
      <w:bodyDiv w:val="1"/>
      <w:marLeft w:val="0"/>
      <w:marRight w:val="0"/>
      <w:marTop w:val="0"/>
      <w:marBottom w:val="0"/>
      <w:divBdr>
        <w:top w:val="none" w:sz="0" w:space="0" w:color="auto"/>
        <w:left w:val="none" w:sz="0" w:space="0" w:color="auto"/>
        <w:bottom w:val="none" w:sz="0" w:space="0" w:color="auto"/>
        <w:right w:val="none" w:sz="0" w:space="0" w:color="auto"/>
      </w:divBdr>
      <w:divsChild>
        <w:div w:id="538664044">
          <w:marLeft w:val="0"/>
          <w:marRight w:val="0"/>
          <w:marTop w:val="0"/>
          <w:marBottom w:val="0"/>
          <w:divBdr>
            <w:top w:val="none" w:sz="0" w:space="0" w:color="auto"/>
            <w:left w:val="none" w:sz="0" w:space="0" w:color="auto"/>
            <w:bottom w:val="none" w:sz="0" w:space="0" w:color="auto"/>
            <w:right w:val="none" w:sz="0" w:space="0" w:color="auto"/>
          </w:divBdr>
        </w:div>
        <w:div w:id="1141390209">
          <w:marLeft w:val="0"/>
          <w:marRight w:val="0"/>
          <w:marTop w:val="0"/>
          <w:marBottom w:val="0"/>
          <w:divBdr>
            <w:top w:val="none" w:sz="0" w:space="0" w:color="auto"/>
            <w:left w:val="none" w:sz="0" w:space="0" w:color="auto"/>
            <w:bottom w:val="none" w:sz="0" w:space="0" w:color="auto"/>
            <w:right w:val="none" w:sz="0" w:space="0" w:color="auto"/>
          </w:divBdr>
        </w:div>
        <w:div w:id="848132024">
          <w:marLeft w:val="0"/>
          <w:marRight w:val="0"/>
          <w:marTop w:val="0"/>
          <w:marBottom w:val="0"/>
          <w:divBdr>
            <w:top w:val="none" w:sz="0" w:space="0" w:color="auto"/>
            <w:left w:val="none" w:sz="0" w:space="0" w:color="auto"/>
            <w:bottom w:val="none" w:sz="0" w:space="0" w:color="auto"/>
            <w:right w:val="none" w:sz="0" w:space="0" w:color="auto"/>
          </w:divBdr>
        </w:div>
      </w:divsChild>
    </w:div>
    <w:div w:id="286276771">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78153144">
      <w:bodyDiv w:val="1"/>
      <w:marLeft w:val="0"/>
      <w:marRight w:val="0"/>
      <w:marTop w:val="0"/>
      <w:marBottom w:val="0"/>
      <w:divBdr>
        <w:top w:val="none" w:sz="0" w:space="0" w:color="auto"/>
        <w:left w:val="none" w:sz="0" w:space="0" w:color="auto"/>
        <w:bottom w:val="none" w:sz="0" w:space="0" w:color="auto"/>
        <w:right w:val="none" w:sz="0" w:space="0" w:color="auto"/>
      </w:divBdr>
    </w:div>
    <w:div w:id="672882117">
      <w:bodyDiv w:val="1"/>
      <w:marLeft w:val="0"/>
      <w:marRight w:val="0"/>
      <w:marTop w:val="0"/>
      <w:marBottom w:val="0"/>
      <w:divBdr>
        <w:top w:val="none" w:sz="0" w:space="0" w:color="auto"/>
        <w:left w:val="none" w:sz="0" w:space="0" w:color="auto"/>
        <w:bottom w:val="none" w:sz="0" w:space="0" w:color="auto"/>
        <w:right w:val="none" w:sz="0" w:space="0" w:color="auto"/>
      </w:divBdr>
      <w:divsChild>
        <w:div w:id="1620064566">
          <w:marLeft w:val="0"/>
          <w:marRight w:val="0"/>
          <w:marTop w:val="0"/>
          <w:marBottom w:val="300"/>
          <w:divBdr>
            <w:top w:val="none" w:sz="0" w:space="0" w:color="auto"/>
            <w:left w:val="none" w:sz="0" w:space="0" w:color="auto"/>
            <w:bottom w:val="none" w:sz="0" w:space="0" w:color="auto"/>
            <w:right w:val="none" w:sz="0" w:space="0" w:color="auto"/>
          </w:divBdr>
        </w:div>
        <w:div w:id="1387685956">
          <w:marLeft w:val="0"/>
          <w:marRight w:val="0"/>
          <w:marTop w:val="0"/>
          <w:marBottom w:val="300"/>
          <w:divBdr>
            <w:top w:val="none" w:sz="0" w:space="0" w:color="auto"/>
            <w:left w:val="none" w:sz="0" w:space="0" w:color="auto"/>
            <w:bottom w:val="none" w:sz="0" w:space="0" w:color="auto"/>
            <w:right w:val="none" w:sz="0" w:space="0" w:color="auto"/>
          </w:divBdr>
        </w:div>
        <w:div w:id="703943106">
          <w:marLeft w:val="0"/>
          <w:marRight w:val="0"/>
          <w:marTop w:val="0"/>
          <w:marBottom w:val="300"/>
          <w:divBdr>
            <w:top w:val="none" w:sz="0" w:space="0" w:color="auto"/>
            <w:left w:val="none" w:sz="0" w:space="0" w:color="auto"/>
            <w:bottom w:val="none" w:sz="0" w:space="0" w:color="auto"/>
            <w:right w:val="none" w:sz="0" w:space="0" w:color="auto"/>
          </w:divBdr>
        </w:div>
      </w:divsChild>
    </w:div>
    <w:div w:id="744914179">
      <w:bodyDiv w:val="1"/>
      <w:marLeft w:val="0"/>
      <w:marRight w:val="0"/>
      <w:marTop w:val="0"/>
      <w:marBottom w:val="0"/>
      <w:divBdr>
        <w:top w:val="none" w:sz="0" w:space="0" w:color="auto"/>
        <w:left w:val="none" w:sz="0" w:space="0" w:color="auto"/>
        <w:bottom w:val="none" w:sz="0" w:space="0" w:color="auto"/>
        <w:right w:val="none" w:sz="0" w:space="0" w:color="auto"/>
      </w:divBdr>
    </w:div>
    <w:div w:id="929048218">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49258367">
      <w:bodyDiv w:val="1"/>
      <w:marLeft w:val="0"/>
      <w:marRight w:val="0"/>
      <w:marTop w:val="0"/>
      <w:marBottom w:val="0"/>
      <w:divBdr>
        <w:top w:val="none" w:sz="0" w:space="0" w:color="auto"/>
        <w:left w:val="none" w:sz="0" w:space="0" w:color="auto"/>
        <w:bottom w:val="none" w:sz="0" w:space="0" w:color="auto"/>
        <w:right w:val="none" w:sz="0" w:space="0" w:color="auto"/>
      </w:divBdr>
    </w:div>
    <w:div w:id="1065569497">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314409996">
      <w:bodyDiv w:val="1"/>
      <w:marLeft w:val="0"/>
      <w:marRight w:val="0"/>
      <w:marTop w:val="0"/>
      <w:marBottom w:val="0"/>
      <w:divBdr>
        <w:top w:val="none" w:sz="0" w:space="0" w:color="auto"/>
        <w:left w:val="none" w:sz="0" w:space="0" w:color="auto"/>
        <w:bottom w:val="none" w:sz="0" w:space="0" w:color="auto"/>
        <w:right w:val="none" w:sz="0" w:space="0" w:color="auto"/>
      </w:divBdr>
    </w:div>
    <w:div w:id="1437141756">
      <w:bodyDiv w:val="1"/>
      <w:marLeft w:val="0"/>
      <w:marRight w:val="0"/>
      <w:marTop w:val="0"/>
      <w:marBottom w:val="0"/>
      <w:divBdr>
        <w:top w:val="none" w:sz="0" w:space="0" w:color="auto"/>
        <w:left w:val="none" w:sz="0" w:space="0" w:color="auto"/>
        <w:bottom w:val="none" w:sz="0" w:space="0" w:color="auto"/>
        <w:right w:val="none" w:sz="0" w:space="0" w:color="auto"/>
      </w:divBdr>
    </w:div>
    <w:div w:id="1476487175">
      <w:bodyDiv w:val="1"/>
      <w:marLeft w:val="0"/>
      <w:marRight w:val="0"/>
      <w:marTop w:val="0"/>
      <w:marBottom w:val="0"/>
      <w:divBdr>
        <w:top w:val="none" w:sz="0" w:space="0" w:color="auto"/>
        <w:left w:val="none" w:sz="0" w:space="0" w:color="auto"/>
        <w:bottom w:val="none" w:sz="0" w:space="0" w:color="auto"/>
        <w:right w:val="none" w:sz="0" w:space="0" w:color="auto"/>
      </w:divBdr>
    </w:div>
    <w:div w:id="1597209801">
      <w:bodyDiv w:val="1"/>
      <w:marLeft w:val="0"/>
      <w:marRight w:val="0"/>
      <w:marTop w:val="0"/>
      <w:marBottom w:val="0"/>
      <w:divBdr>
        <w:top w:val="none" w:sz="0" w:space="0" w:color="auto"/>
        <w:left w:val="none" w:sz="0" w:space="0" w:color="auto"/>
        <w:bottom w:val="none" w:sz="0" w:space="0" w:color="auto"/>
        <w:right w:val="none" w:sz="0" w:space="0" w:color="auto"/>
      </w:divBdr>
    </w:div>
    <w:div w:id="1710455056">
      <w:bodyDiv w:val="1"/>
      <w:marLeft w:val="0"/>
      <w:marRight w:val="0"/>
      <w:marTop w:val="0"/>
      <w:marBottom w:val="0"/>
      <w:divBdr>
        <w:top w:val="none" w:sz="0" w:space="0" w:color="auto"/>
        <w:left w:val="none" w:sz="0" w:space="0" w:color="auto"/>
        <w:bottom w:val="none" w:sz="0" w:space="0" w:color="auto"/>
        <w:right w:val="none" w:sz="0" w:space="0" w:color="auto"/>
      </w:divBdr>
    </w:div>
    <w:div w:id="1720979225">
      <w:bodyDiv w:val="1"/>
      <w:marLeft w:val="0"/>
      <w:marRight w:val="0"/>
      <w:marTop w:val="0"/>
      <w:marBottom w:val="0"/>
      <w:divBdr>
        <w:top w:val="none" w:sz="0" w:space="0" w:color="auto"/>
        <w:left w:val="none" w:sz="0" w:space="0" w:color="auto"/>
        <w:bottom w:val="none" w:sz="0" w:space="0" w:color="auto"/>
        <w:right w:val="none" w:sz="0" w:space="0" w:color="auto"/>
      </w:divBdr>
    </w:div>
    <w:div w:id="1758018619">
      <w:bodyDiv w:val="1"/>
      <w:marLeft w:val="0"/>
      <w:marRight w:val="0"/>
      <w:marTop w:val="0"/>
      <w:marBottom w:val="0"/>
      <w:divBdr>
        <w:top w:val="none" w:sz="0" w:space="0" w:color="auto"/>
        <w:left w:val="none" w:sz="0" w:space="0" w:color="auto"/>
        <w:bottom w:val="none" w:sz="0" w:space="0" w:color="auto"/>
        <w:right w:val="none" w:sz="0" w:space="0" w:color="auto"/>
      </w:divBdr>
    </w:div>
    <w:div w:id="1776904748">
      <w:bodyDiv w:val="1"/>
      <w:marLeft w:val="0"/>
      <w:marRight w:val="0"/>
      <w:marTop w:val="0"/>
      <w:marBottom w:val="0"/>
      <w:divBdr>
        <w:top w:val="none" w:sz="0" w:space="0" w:color="auto"/>
        <w:left w:val="none" w:sz="0" w:space="0" w:color="auto"/>
        <w:bottom w:val="none" w:sz="0" w:space="0" w:color="auto"/>
        <w:right w:val="none" w:sz="0" w:space="0" w:color="auto"/>
      </w:divBdr>
    </w:div>
    <w:div w:id="1843156655">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png"/><Relationship Id="rId11" Type="http://schemas.openxmlformats.org/officeDocument/2006/relationships/hyperlink" Target="https://thuvienphapluat.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aravel.com/docs/5.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utorialspoint.com/laravel/laravel_tutorial.pdf" TargetMode="External"/><Relationship Id="rId19" Type="http://schemas.openxmlformats.org/officeDocument/2006/relationships/image" Target="media/image8.emf"/><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w3schools.com/css/default.asp" TargetMode="External"/><Relationship Id="rId20" Type="http://schemas.openxmlformats.org/officeDocument/2006/relationships/image" Target="media/image9.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ravel.com/docs/5.0" TargetMode="External"/><Relationship Id="rId23" Type="http://schemas.openxmlformats.org/officeDocument/2006/relationships/hyperlink" Target="http://muasamcong.mpi.gov.vn:8081/GG/EP_MPV_GGQ999.jsp?bid_no=20170502683&amp;&amp;bid_turnno=02&amp;bid_type=10"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implehtmldom.sourceforge.net/manual.htm"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w3schools.com/php/default.asp"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2EAD6-8204-4FE2-AAE7-E941B7E86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Pages>
  <Words>9588</Words>
  <Characters>54655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64115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Hồ Nguyễn Phú Long_B1310417</dc:creator>
  <cp:lastModifiedBy>Windows User</cp:lastModifiedBy>
  <cp:revision>241</cp:revision>
  <cp:lastPrinted>2017-05-30T03:23:00Z</cp:lastPrinted>
  <dcterms:created xsi:type="dcterms:W3CDTF">2017-05-09T09:38:00Z</dcterms:created>
  <dcterms:modified xsi:type="dcterms:W3CDTF">2017-05-30T03:24:00Z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